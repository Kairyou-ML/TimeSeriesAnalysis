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49322" w14:textId="77777777" w:rsidR="0075614F" w:rsidRPr="00E9441C" w:rsidRDefault="0075614F" w:rsidP="0075614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4145B2" wp14:editId="161B8D8A">
                <wp:simplePos x="0" y="0"/>
                <wp:positionH relativeFrom="column">
                  <wp:posOffset>266065</wp:posOffset>
                </wp:positionH>
                <wp:positionV relativeFrom="paragraph">
                  <wp:posOffset>-438150</wp:posOffset>
                </wp:positionV>
                <wp:extent cx="5553710" cy="9018905"/>
                <wp:effectExtent l="0" t="0" r="27940" b="10795"/>
                <wp:wrapTight wrapText="bothSides">
                  <wp:wrapPolygon edited="0">
                    <wp:start x="0" y="0"/>
                    <wp:lineTo x="0" y="21580"/>
                    <wp:lineTo x="21635" y="21580"/>
                    <wp:lineTo x="21635" y="0"/>
                    <wp:lineTo x="0" y="0"/>
                  </wp:wrapPolygon>
                </wp:wrapTight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53710" cy="9018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0E8F7" w14:textId="77777777" w:rsidR="005971A4" w:rsidRPr="00171480" w:rsidRDefault="005971A4" w:rsidP="0075614F">
                            <w:pPr>
                              <w:jc w:val="center"/>
                            </w:pPr>
                            <w:bookmarkStart w:id="0" w:name="_Hlk211779525"/>
                            <w:bookmarkEnd w:id="0"/>
                            <w:r w:rsidRPr="00171480">
                              <w:t>UNIVERSITY OF SCIENCE AND TECHNOLOGY OF HANOI</w:t>
                            </w:r>
                          </w:p>
                          <w:p w14:paraId="6F25F1A4" w14:textId="40E96DC1" w:rsidR="005971A4" w:rsidRPr="006914F0" w:rsidRDefault="005971A4" w:rsidP="0075614F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C04B3B">
                              <w:rPr>
                                <w:b/>
                                <w:sz w:val="22"/>
                              </w:rPr>
                              <w:t xml:space="preserve">DEPARTMENT OF </w:t>
                            </w:r>
                            <w:r w:rsidR="00C04B3B">
                              <w:rPr>
                                <w:b/>
                                <w:sz w:val="22"/>
                              </w:rPr>
                              <w:t>INFORMATION AND COMMUNICATION TECHNOLOGY</w:t>
                            </w:r>
                          </w:p>
                          <w:p w14:paraId="1DB41D57" w14:textId="18A55375" w:rsidR="005971A4" w:rsidRPr="00171480" w:rsidRDefault="007A5877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36"/>
                                <w:szCs w:val="36"/>
                                <w:lang w:val="en-US"/>
                              </w:rPr>
                              <w:drawing>
                                <wp:inline distT="0" distB="0" distL="0" distR="0" wp14:anchorId="197F6FCC" wp14:editId="48F092BE">
                                  <wp:extent cx="1572260" cy="540988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logo USTH.pn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5242" cy="5901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D64748" w14:textId="2BB81F10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195B4E33" w14:textId="77777777" w:rsidR="00955DD7" w:rsidRDefault="00955DD7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7CACCCAA" w14:textId="77777777" w:rsidR="00955DD7" w:rsidRDefault="00955DD7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3479633C" w14:textId="77777777" w:rsidR="005971A4" w:rsidRPr="00486D09" w:rsidRDefault="005971A4" w:rsidP="0075614F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de-DE"/>
                              </w:rPr>
                            </w:pPr>
                            <w:r w:rsidRPr="00796323">
                              <w:rPr>
                                <w:sz w:val="36"/>
                                <w:szCs w:val="36"/>
                                <w:lang w:val="de-DE"/>
                              </w:rPr>
                              <w:t>Research</w:t>
                            </w:r>
                            <w:r w:rsidRPr="00796323">
                              <w:rPr>
                                <w:sz w:val="36"/>
                                <w:szCs w:val="36"/>
                              </w:rPr>
                              <w:t xml:space="preserve"> and Development</w:t>
                            </w:r>
                          </w:p>
                          <w:p w14:paraId="5A310541" w14:textId="7DD7F629" w:rsidR="005971A4" w:rsidRPr="00C04B3B" w:rsidRDefault="00C04B3B" w:rsidP="0075614F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  <w:lang w:val="de-DE"/>
                              </w:rPr>
                            </w:pPr>
                            <w:r w:rsidRPr="00C04B3B">
                              <w:rPr>
                                <w:b/>
                                <w:sz w:val="44"/>
                                <w:szCs w:val="44"/>
                                <w:lang w:val="de-DE"/>
                              </w:rPr>
                              <w:t>GROUP PROJECT REPORT</w:t>
                            </w:r>
                          </w:p>
                          <w:p w14:paraId="13BC504B" w14:textId="77777777" w:rsidR="00C04B3B" w:rsidRPr="009B5FED" w:rsidRDefault="00C04B3B" w:rsidP="0075614F">
                            <w:pPr>
                              <w:jc w:val="center"/>
                              <w:rPr>
                                <w:i/>
                                <w:lang w:val="de-DE"/>
                              </w:rPr>
                            </w:pPr>
                          </w:p>
                          <w:p w14:paraId="25A36EC0" w14:textId="77777777" w:rsidR="005971A4" w:rsidRPr="00171480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r w:rsidRPr="00171480">
                              <w:rPr>
                                <w:lang w:val="de-DE"/>
                              </w:rPr>
                              <w:t>By</w:t>
                            </w:r>
                          </w:p>
                          <w:p w14:paraId="3A0B3B59" w14:textId="30D84598" w:rsidR="00C04B3B" w:rsidRDefault="000504AF" w:rsidP="0075614F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 w:rsidRPr="000504AF">
                              <w:rPr>
                                <w:sz w:val="32"/>
                                <w:szCs w:val="32"/>
                                <w:lang w:val="de-DE"/>
                              </w:rPr>
                              <w:t>Student group number</w:t>
                            </w:r>
                            <w:r w:rsidRPr="000504AF"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 </w:t>
                            </w:r>
                            <w:r w:rsidR="00420AEA">
                              <w:rPr>
                                <w:sz w:val="32"/>
                                <w:szCs w:val="32"/>
                                <w:lang w:val="de-DE"/>
                              </w:rPr>
                              <w:t>XX</w:t>
                            </w:r>
                          </w:p>
                          <w:p w14:paraId="07CCDB06" w14:textId="29718975" w:rsidR="00C04B3B" w:rsidRDefault="00C04B3B" w:rsidP="0075614F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Student 1 name ... – Student ID 1....</w:t>
                            </w:r>
                          </w:p>
                          <w:p w14:paraId="3C622D34" w14:textId="0653222F" w:rsidR="00C04B3B" w:rsidRDefault="00C04B3B" w:rsidP="00C04B3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Student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 name ... – Student ID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2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...</w:t>
                            </w:r>
                          </w:p>
                          <w:p w14:paraId="1D6CEF0C" w14:textId="5B8BCE35" w:rsidR="00C04B3B" w:rsidRDefault="00C04B3B" w:rsidP="00C04B3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Student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3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 name ... – Student ID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3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...</w:t>
                            </w:r>
                          </w:p>
                          <w:p w14:paraId="771B59F3" w14:textId="29481DD4" w:rsidR="00C04B3B" w:rsidRDefault="00C04B3B" w:rsidP="00C04B3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Student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4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 name ... – Student ID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4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...</w:t>
                            </w:r>
                          </w:p>
                          <w:p w14:paraId="6F56C120" w14:textId="5712FD9B" w:rsidR="00C04B3B" w:rsidRDefault="00C04B3B" w:rsidP="00C04B3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Student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5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 name ... – Student ID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5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...</w:t>
                            </w:r>
                          </w:p>
                          <w:p w14:paraId="6E3BE095" w14:textId="5DC64ED1" w:rsidR="00C04B3B" w:rsidRDefault="00C04B3B" w:rsidP="00C04B3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Student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6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 name ... – Student ID 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6n</w:t>
                            </w: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...</w:t>
                            </w:r>
                          </w:p>
                          <w:p w14:paraId="09DC70F4" w14:textId="6181A551" w:rsidR="005971A4" w:rsidRDefault="005971A4" w:rsidP="0075614F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</w:p>
                          <w:p w14:paraId="68E5F2C4" w14:textId="77777777" w:rsidR="005971A4" w:rsidRPr="00171480" w:rsidRDefault="005971A4" w:rsidP="0075614F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</w:p>
                          <w:p w14:paraId="589F36E6" w14:textId="77777777" w:rsidR="005971A4" w:rsidRPr="00171480" w:rsidRDefault="005971A4" w:rsidP="0075614F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Title</w:t>
                            </w:r>
                            <w:r w:rsidRPr="00171480">
                              <w:rPr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6ABECC89" w14:textId="0D1DF91A" w:rsidR="005971A4" w:rsidRPr="007910C1" w:rsidRDefault="00C04B3B" w:rsidP="0075614F">
                            <w:pPr>
                              <w:jc w:val="center"/>
                              <w:rPr>
                                <w:spacing w:val="-1"/>
                                <w:sz w:val="35"/>
                                <w:szCs w:val="35"/>
                                <w:lang w:val="en-US"/>
                              </w:rPr>
                            </w:pPr>
                            <w:r>
                              <w:rPr>
                                <w:spacing w:val="-1"/>
                                <w:sz w:val="35"/>
                                <w:szCs w:val="35"/>
                                <w:lang w:val="en-US"/>
                              </w:rPr>
                              <w:t>Time Series Analysis of … Data and … Data</w:t>
                            </w:r>
                          </w:p>
                          <w:p w14:paraId="34B988B3" w14:textId="77777777" w:rsidR="005971A4" w:rsidRDefault="005971A4" w:rsidP="0075614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7A0EDA9" w14:textId="77777777" w:rsidR="005971A4" w:rsidRPr="00B67629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</w:p>
                          <w:p w14:paraId="43CA21AB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19841B29" w14:textId="77777777" w:rsidR="00C04B3B" w:rsidRDefault="00C04B3B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75EA73CE" w14:textId="77777777" w:rsidR="00C04B3B" w:rsidRDefault="00C04B3B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75C322FF" w14:textId="77777777" w:rsidR="00C04B3B" w:rsidRDefault="00C04B3B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3D9F3D9D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210B8036" w14:textId="7BADD2F9" w:rsidR="005971A4" w:rsidRPr="008D1CCF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  <w:r w:rsidRPr="008D1CCF"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  <w:t xml:space="preserve">Hanoi, </w:t>
                            </w:r>
                            <w:r w:rsidR="00C04B3B"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  <w:t>November</w:t>
                            </w:r>
                            <w:r w:rsidRPr="008D1CCF"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  <w:t xml:space="preserve"> 2025</w:t>
                            </w:r>
                          </w:p>
                          <w:p w14:paraId="514258BB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7952D1DA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794982D1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142C780D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09064266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502DF4F5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0E1B33CC" w14:textId="77777777" w:rsidR="005971A4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449ED5F4" w14:textId="77777777" w:rsidR="005971A4" w:rsidRPr="0045324C" w:rsidRDefault="005971A4" w:rsidP="007561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1C82B800" w14:textId="77777777" w:rsidR="005971A4" w:rsidRPr="00277072" w:rsidRDefault="005971A4" w:rsidP="0075614F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de-DE"/>
                              </w:rPr>
                            </w:pPr>
                          </w:p>
                          <w:p w14:paraId="5DD9A0FB" w14:textId="77777777" w:rsidR="005971A4" w:rsidRPr="00277072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bookmarkStart w:id="1" w:name="_Toc360716545"/>
                            <w:bookmarkStart w:id="2" w:name="_Toc360716703"/>
                            <w:bookmarkStart w:id="3" w:name="_Toc360717071"/>
                            <w:bookmarkEnd w:id="1"/>
                            <w:bookmarkEnd w:id="2"/>
                            <w:bookmarkEnd w:id="3"/>
                          </w:p>
                          <w:p w14:paraId="010193E1" w14:textId="77777777" w:rsidR="005971A4" w:rsidRPr="00B67629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</w:p>
                          <w:p w14:paraId="3492D849" w14:textId="77777777" w:rsidR="005971A4" w:rsidRPr="00277072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bookmarkStart w:id="4" w:name="_Toc337549926"/>
                            <w:bookmarkStart w:id="5" w:name="_Toc360714311"/>
                            <w:bookmarkStart w:id="6" w:name="_Toc360714343"/>
                            <w:bookmarkStart w:id="7" w:name="_Toc360716546"/>
                            <w:bookmarkStart w:id="8" w:name="_Toc360716704"/>
                            <w:bookmarkStart w:id="9" w:name="_Toc360717072"/>
                            <w:bookmarkStart w:id="10" w:name="_Toc360717266"/>
                            <w:r>
                              <w:rPr>
                                <w:lang w:val="de-DE"/>
                              </w:rPr>
                              <w:t>Hanoi, September 2013</w:t>
                            </w:r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</w:p>
                          <w:p w14:paraId="00802F2F" w14:textId="77777777" w:rsidR="005971A4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bookmarkStart w:id="11" w:name="_Toc360716547"/>
                            <w:bookmarkStart w:id="12" w:name="_Toc360716705"/>
                            <w:bookmarkStart w:id="13" w:name="_Toc360717073"/>
                            <w:bookmarkStart w:id="14" w:name="_Toc360717267"/>
                            <w:bookmarkEnd w:id="11"/>
                            <w:bookmarkEnd w:id="12"/>
                            <w:bookmarkEnd w:id="13"/>
                            <w:bookmarkEnd w:id="14"/>
                          </w:p>
                          <w:p w14:paraId="509EC1B4" w14:textId="77777777" w:rsidR="005971A4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</w:p>
                          <w:p w14:paraId="7579EB3F" w14:textId="77777777" w:rsidR="005971A4" w:rsidRPr="005B6998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</w:p>
                          <w:p w14:paraId="6142BD35" w14:textId="77777777" w:rsidR="005971A4" w:rsidRPr="00277072" w:rsidRDefault="005971A4" w:rsidP="0075614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  <w:bookmarkStart w:id="15" w:name="_Toc337549928"/>
                            <w:bookmarkStart w:id="16" w:name="_Toc360714313"/>
                            <w:bookmarkStart w:id="17" w:name="_Toc360716548"/>
                            <w:bookmarkStart w:id="18" w:name="_Toc360716706"/>
                            <w:bookmarkStart w:id="19" w:name="_Toc360717074"/>
                            <w:bookmarkStart w:id="20" w:name="_Toc360717268"/>
                            <w:bookmarkEnd w:id="15"/>
                            <w:bookmarkEnd w:id="16"/>
                            <w:bookmarkEnd w:id="17"/>
                            <w:bookmarkEnd w:id="18"/>
                            <w:bookmarkEnd w:id="19"/>
                            <w:bookmarkEnd w:id="20"/>
                          </w:p>
                          <w:p w14:paraId="586174B1" w14:textId="77777777" w:rsidR="005971A4" w:rsidRDefault="005971A4" w:rsidP="0075614F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 w:rsidRPr="00277072">
                              <w:rPr>
                                <w:b/>
                              </w:rPr>
                              <w:t>Hà</w:t>
                            </w:r>
                            <w:r>
                              <w:rPr>
                                <w:b/>
                              </w:rPr>
                              <w:t>N</w:t>
                            </w:r>
                            <w:r w:rsidRPr="00277072">
                              <w:rPr>
                                <w:b/>
                              </w:rPr>
                              <w:t>ội</w:t>
                            </w:r>
                            <w:proofErr w:type="spellEnd"/>
                            <w:r w:rsidRPr="00277072">
                              <w:rPr>
                                <w:b/>
                              </w:rPr>
                              <w:t xml:space="preserve">,  </w:t>
                            </w:r>
                            <w:r>
                              <w:rPr>
                                <w:b/>
                              </w:rPr>
                              <w:t>Sept.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2012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4145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.95pt;margin-top:-34.5pt;width:437.3pt;height:71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">
                <v:path arrowok="t"/>
                <v:textbox>
                  <w:txbxContent>
                    <w:p w14:paraId="02F0E8F7" w14:textId="77777777" w:rsidR="005971A4" w:rsidRPr="00171480" w:rsidRDefault="005971A4" w:rsidP="0075614F">
                      <w:pPr>
                        <w:jc w:val="center"/>
                      </w:pPr>
                      <w:bookmarkStart w:id="21" w:name="_Hlk211779525"/>
                      <w:bookmarkEnd w:id="21"/>
                      <w:r w:rsidRPr="00171480">
                        <w:t>UNIVERSITY OF SCIENCE AND TECHNOLOGY OF HANOI</w:t>
                      </w:r>
                    </w:p>
                    <w:p w14:paraId="6F25F1A4" w14:textId="40E96DC1" w:rsidR="005971A4" w:rsidRPr="006914F0" w:rsidRDefault="005971A4" w:rsidP="0075614F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C04B3B">
                        <w:rPr>
                          <w:b/>
                          <w:sz w:val="22"/>
                        </w:rPr>
                        <w:t xml:space="preserve">DEPARTMENT OF </w:t>
                      </w:r>
                      <w:r w:rsidR="00C04B3B">
                        <w:rPr>
                          <w:b/>
                          <w:sz w:val="22"/>
                        </w:rPr>
                        <w:t>INFORMATION AND COMMUNICATION TECHNOLOGY</w:t>
                      </w:r>
                    </w:p>
                    <w:p w14:paraId="1DB41D57" w14:textId="18A55375" w:rsidR="005971A4" w:rsidRPr="00171480" w:rsidRDefault="007A5877" w:rsidP="0075614F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b/>
                          <w:noProof/>
                          <w:sz w:val="36"/>
                          <w:szCs w:val="36"/>
                          <w:lang w:val="en-US"/>
                        </w:rPr>
                        <w:drawing>
                          <wp:inline distT="0" distB="0" distL="0" distR="0" wp14:anchorId="197F6FCC" wp14:editId="48F092BE">
                            <wp:extent cx="1572260" cy="540988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logo USTH.pn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5242" cy="5901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D64748" w14:textId="2BB81F10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195B4E33" w14:textId="77777777" w:rsidR="00955DD7" w:rsidRDefault="00955DD7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7CACCCAA" w14:textId="77777777" w:rsidR="00955DD7" w:rsidRDefault="00955DD7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3479633C" w14:textId="77777777" w:rsidR="005971A4" w:rsidRPr="00486D09" w:rsidRDefault="005971A4" w:rsidP="0075614F">
                      <w:pPr>
                        <w:jc w:val="center"/>
                        <w:rPr>
                          <w:sz w:val="36"/>
                          <w:szCs w:val="36"/>
                          <w:lang w:val="de-DE"/>
                        </w:rPr>
                      </w:pPr>
                      <w:r w:rsidRPr="00796323">
                        <w:rPr>
                          <w:sz w:val="36"/>
                          <w:szCs w:val="36"/>
                          <w:lang w:val="de-DE"/>
                        </w:rPr>
                        <w:t>Research</w:t>
                      </w:r>
                      <w:r w:rsidRPr="00796323">
                        <w:rPr>
                          <w:sz w:val="36"/>
                          <w:szCs w:val="36"/>
                        </w:rPr>
                        <w:t xml:space="preserve"> and Development</w:t>
                      </w:r>
                    </w:p>
                    <w:p w14:paraId="5A310541" w14:textId="7DD7F629" w:rsidR="005971A4" w:rsidRPr="00C04B3B" w:rsidRDefault="00C04B3B" w:rsidP="0075614F">
                      <w:pPr>
                        <w:jc w:val="center"/>
                        <w:rPr>
                          <w:b/>
                          <w:sz w:val="44"/>
                          <w:szCs w:val="44"/>
                          <w:lang w:val="de-DE"/>
                        </w:rPr>
                      </w:pPr>
                      <w:r w:rsidRPr="00C04B3B">
                        <w:rPr>
                          <w:b/>
                          <w:sz w:val="44"/>
                          <w:szCs w:val="44"/>
                          <w:lang w:val="de-DE"/>
                        </w:rPr>
                        <w:t>GROUP PROJECT REPORT</w:t>
                      </w:r>
                    </w:p>
                    <w:p w14:paraId="13BC504B" w14:textId="77777777" w:rsidR="00C04B3B" w:rsidRPr="009B5FED" w:rsidRDefault="00C04B3B" w:rsidP="0075614F">
                      <w:pPr>
                        <w:jc w:val="center"/>
                        <w:rPr>
                          <w:i/>
                          <w:lang w:val="de-DE"/>
                        </w:rPr>
                      </w:pPr>
                    </w:p>
                    <w:p w14:paraId="25A36EC0" w14:textId="77777777" w:rsidR="005971A4" w:rsidRPr="00171480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  <w:r w:rsidRPr="00171480">
                        <w:rPr>
                          <w:lang w:val="de-DE"/>
                        </w:rPr>
                        <w:t>By</w:t>
                      </w:r>
                    </w:p>
                    <w:p w14:paraId="3A0B3B59" w14:textId="30D84598" w:rsidR="00C04B3B" w:rsidRDefault="000504AF" w:rsidP="0075614F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 w:rsidRPr="000504AF">
                        <w:rPr>
                          <w:sz w:val="32"/>
                          <w:szCs w:val="32"/>
                          <w:lang w:val="de-DE"/>
                        </w:rPr>
                        <w:t>Student group number</w:t>
                      </w:r>
                      <w:r w:rsidRPr="000504AF">
                        <w:rPr>
                          <w:sz w:val="32"/>
                          <w:szCs w:val="32"/>
                          <w:lang w:val="de-DE"/>
                        </w:rPr>
                        <w:t xml:space="preserve"> </w:t>
                      </w:r>
                      <w:r w:rsidR="00420AEA">
                        <w:rPr>
                          <w:sz w:val="32"/>
                          <w:szCs w:val="32"/>
                          <w:lang w:val="de-DE"/>
                        </w:rPr>
                        <w:t>XX</w:t>
                      </w:r>
                    </w:p>
                    <w:p w14:paraId="07CCDB06" w14:textId="29718975" w:rsidR="00C04B3B" w:rsidRDefault="00C04B3B" w:rsidP="0075614F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>Student 1 name ... – Student ID 1....</w:t>
                      </w:r>
                    </w:p>
                    <w:p w14:paraId="3C622D34" w14:textId="0653222F" w:rsidR="00C04B3B" w:rsidRDefault="00C04B3B" w:rsidP="00C04B3B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Student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 name ... – Student ID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2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>...</w:t>
                      </w:r>
                    </w:p>
                    <w:p w14:paraId="1D6CEF0C" w14:textId="5B8BCE35" w:rsidR="00C04B3B" w:rsidRDefault="00C04B3B" w:rsidP="00C04B3B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Student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>3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 name ... – Student ID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3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>...</w:t>
                      </w:r>
                    </w:p>
                    <w:p w14:paraId="771B59F3" w14:textId="29481DD4" w:rsidR="00C04B3B" w:rsidRDefault="00C04B3B" w:rsidP="00C04B3B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Student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>4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 name ... – Student ID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4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>...</w:t>
                      </w:r>
                    </w:p>
                    <w:p w14:paraId="6F56C120" w14:textId="5712FD9B" w:rsidR="00C04B3B" w:rsidRDefault="00C04B3B" w:rsidP="00C04B3B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Student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>5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 name ... – Student ID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5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>...</w:t>
                      </w:r>
                    </w:p>
                    <w:p w14:paraId="6E3BE095" w14:textId="5DC64ED1" w:rsidR="00C04B3B" w:rsidRDefault="00C04B3B" w:rsidP="00C04B3B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Student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>6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 name ... – Student ID 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>6n</w:t>
                      </w:r>
                      <w:r>
                        <w:rPr>
                          <w:sz w:val="32"/>
                          <w:szCs w:val="32"/>
                          <w:lang w:val="de-DE"/>
                        </w:rPr>
                        <w:t>...</w:t>
                      </w:r>
                    </w:p>
                    <w:p w14:paraId="09DC70F4" w14:textId="6181A551" w:rsidR="005971A4" w:rsidRDefault="005971A4" w:rsidP="0075614F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</w:p>
                    <w:p w14:paraId="68E5F2C4" w14:textId="77777777" w:rsidR="005971A4" w:rsidRPr="00171480" w:rsidRDefault="005971A4" w:rsidP="0075614F">
                      <w:pPr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</w:p>
                    <w:p w14:paraId="589F36E6" w14:textId="77777777" w:rsidR="005971A4" w:rsidRPr="00171480" w:rsidRDefault="005971A4" w:rsidP="0075614F">
                      <w:pPr>
                        <w:jc w:val="center"/>
                        <w:rPr>
                          <w:sz w:val="36"/>
                          <w:szCs w:val="36"/>
                          <w:lang w:val="de-DE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Title</w:t>
                      </w:r>
                      <w:r w:rsidRPr="00171480">
                        <w:rPr>
                          <w:sz w:val="36"/>
                          <w:szCs w:val="36"/>
                        </w:rPr>
                        <w:t>:</w:t>
                      </w:r>
                    </w:p>
                    <w:p w14:paraId="6ABECC89" w14:textId="0D1DF91A" w:rsidR="005971A4" w:rsidRPr="007910C1" w:rsidRDefault="00C04B3B" w:rsidP="0075614F">
                      <w:pPr>
                        <w:jc w:val="center"/>
                        <w:rPr>
                          <w:spacing w:val="-1"/>
                          <w:sz w:val="35"/>
                          <w:szCs w:val="35"/>
                          <w:lang w:val="en-US"/>
                        </w:rPr>
                      </w:pPr>
                      <w:r>
                        <w:rPr>
                          <w:spacing w:val="-1"/>
                          <w:sz w:val="35"/>
                          <w:szCs w:val="35"/>
                          <w:lang w:val="en-US"/>
                        </w:rPr>
                        <w:t>Time Series Analysis of … Data and … Data</w:t>
                      </w:r>
                    </w:p>
                    <w:p w14:paraId="34B988B3" w14:textId="77777777" w:rsidR="005971A4" w:rsidRDefault="005971A4" w:rsidP="0075614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07A0EDA9" w14:textId="77777777" w:rsidR="005971A4" w:rsidRPr="00B67629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</w:p>
                    <w:p w14:paraId="43CA21AB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19841B29" w14:textId="77777777" w:rsidR="00C04B3B" w:rsidRDefault="00C04B3B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75EA73CE" w14:textId="77777777" w:rsidR="00C04B3B" w:rsidRDefault="00C04B3B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75C322FF" w14:textId="77777777" w:rsidR="00C04B3B" w:rsidRDefault="00C04B3B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3D9F3D9D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210B8036" w14:textId="7BADD2F9" w:rsidR="005971A4" w:rsidRPr="008D1CCF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  <w:r w:rsidRPr="008D1CCF">
                        <w:rPr>
                          <w:b/>
                          <w:sz w:val="36"/>
                          <w:szCs w:val="36"/>
                          <w:lang w:val="de-DE"/>
                        </w:rPr>
                        <w:t xml:space="preserve">Hanoi, </w:t>
                      </w:r>
                      <w:r w:rsidR="00C04B3B">
                        <w:rPr>
                          <w:b/>
                          <w:sz w:val="36"/>
                          <w:szCs w:val="36"/>
                          <w:lang w:val="de-DE"/>
                        </w:rPr>
                        <w:t>November</w:t>
                      </w:r>
                      <w:r w:rsidRPr="008D1CCF">
                        <w:rPr>
                          <w:b/>
                          <w:sz w:val="36"/>
                          <w:szCs w:val="36"/>
                          <w:lang w:val="de-DE"/>
                        </w:rPr>
                        <w:t xml:space="preserve"> 2025</w:t>
                      </w:r>
                    </w:p>
                    <w:p w14:paraId="514258BB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7952D1DA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794982D1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142C780D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09064266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502DF4F5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0E1B33CC" w14:textId="77777777" w:rsidR="005971A4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449ED5F4" w14:textId="77777777" w:rsidR="005971A4" w:rsidRPr="0045324C" w:rsidRDefault="005971A4" w:rsidP="0075614F">
                      <w:pPr>
                        <w:jc w:val="center"/>
                        <w:rPr>
                          <w:b/>
                          <w:sz w:val="36"/>
                          <w:szCs w:val="36"/>
                          <w:lang w:val="de-DE"/>
                        </w:rPr>
                      </w:pPr>
                    </w:p>
                    <w:p w14:paraId="1C82B800" w14:textId="77777777" w:rsidR="005971A4" w:rsidRPr="00277072" w:rsidRDefault="005971A4" w:rsidP="0075614F">
                      <w:pPr>
                        <w:jc w:val="center"/>
                        <w:rPr>
                          <w:sz w:val="40"/>
                          <w:szCs w:val="40"/>
                          <w:lang w:val="de-DE"/>
                        </w:rPr>
                      </w:pPr>
                    </w:p>
                    <w:p w14:paraId="5DD9A0FB" w14:textId="77777777" w:rsidR="005971A4" w:rsidRPr="00277072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  <w:bookmarkStart w:id="22" w:name="_Toc360716545"/>
                      <w:bookmarkStart w:id="23" w:name="_Toc360716703"/>
                      <w:bookmarkStart w:id="24" w:name="_Toc360717071"/>
                      <w:bookmarkEnd w:id="22"/>
                      <w:bookmarkEnd w:id="23"/>
                      <w:bookmarkEnd w:id="24"/>
                    </w:p>
                    <w:p w14:paraId="010193E1" w14:textId="77777777" w:rsidR="005971A4" w:rsidRPr="00B67629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</w:p>
                    <w:p w14:paraId="3492D849" w14:textId="77777777" w:rsidR="005971A4" w:rsidRPr="00277072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  <w:bookmarkStart w:id="25" w:name="_Toc337549926"/>
                      <w:bookmarkStart w:id="26" w:name="_Toc360714311"/>
                      <w:bookmarkStart w:id="27" w:name="_Toc360714343"/>
                      <w:bookmarkStart w:id="28" w:name="_Toc360716546"/>
                      <w:bookmarkStart w:id="29" w:name="_Toc360716704"/>
                      <w:bookmarkStart w:id="30" w:name="_Toc360717072"/>
                      <w:bookmarkStart w:id="31" w:name="_Toc360717266"/>
                      <w:r>
                        <w:rPr>
                          <w:lang w:val="de-DE"/>
                        </w:rPr>
                        <w:t>Hanoi, September 2013</w:t>
                      </w:r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  <w:bookmarkEnd w:id="31"/>
                    </w:p>
                    <w:p w14:paraId="00802F2F" w14:textId="77777777" w:rsidR="005971A4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  <w:bookmarkStart w:id="32" w:name="_Toc360716547"/>
                      <w:bookmarkStart w:id="33" w:name="_Toc360716705"/>
                      <w:bookmarkStart w:id="34" w:name="_Toc360717073"/>
                      <w:bookmarkStart w:id="35" w:name="_Toc360717267"/>
                      <w:bookmarkEnd w:id="32"/>
                      <w:bookmarkEnd w:id="33"/>
                      <w:bookmarkEnd w:id="34"/>
                      <w:bookmarkEnd w:id="35"/>
                    </w:p>
                    <w:p w14:paraId="509EC1B4" w14:textId="77777777" w:rsidR="005971A4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</w:p>
                    <w:p w14:paraId="7579EB3F" w14:textId="77777777" w:rsidR="005971A4" w:rsidRPr="005B6998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</w:p>
                    <w:p w14:paraId="6142BD35" w14:textId="77777777" w:rsidR="005971A4" w:rsidRPr="00277072" w:rsidRDefault="005971A4" w:rsidP="0075614F">
                      <w:pPr>
                        <w:jc w:val="center"/>
                        <w:rPr>
                          <w:lang w:val="de-DE"/>
                        </w:rPr>
                      </w:pPr>
                      <w:bookmarkStart w:id="36" w:name="_Toc337549928"/>
                      <w:bookmarkStart w:id="37" w:name="_Toc360714313"/>
                      <w:bookmarkStart w:id="38" w:name="_Toc360716548"/>
                      <w:bookmarkStart w:id="39" w:name="_Toc360716706"/>
                      <w:bookmarkStart w:id="40" w:name="_Toc360717074"/>
                      <w:bookmarkStart w:id="41" w:name="_Toc360717268"/>
                      <w:bookmarkEnd w:id="36"/>
                      <w:bookmarkEnd w:id="37"/>
                      <w:bookmarkEnd w:id="38"/>
                      <w:bookmarkEnd w:id="39"/>
                      <w:bookmarkEnd w:id="40"/>
                      <w:bookmarkEnd w:id="41"/>
                    </w:p>
                    <w:p w14:paraId="586174B1" w14:textId="77777777" w:rsidR="005971A4" w:rsidRDefault="005971A4" w:rsidP="0075614F">
                      <w:pPr>
                        <w:jc w:val="center"/>
                      </w:pPr>
                      <w:proofErr w:type="spellStart"/>
                      <w:proofErr w:type="gramStart"/>
                      <w:r w:rsidRPr="00277072">
                        <w:rPr>
                          <w:b/>
                        </w:rPr>
                        <w:t>Hà</w:t>
                      </w:r>
                      <w:r>
                        <w:rPr>
                          <w:b/>
                        </w:rPr>
                        <w:t>N</w:t>
                      </w:r>
                      <w:r w:rsidRPr="00277072">
                        <w:rPr>
                          <w:b/>
                        </w:rPr>
                        <w:t>ội</w:t>
                      </w:r>
                      <w:proofErr w:type="spellEnd"/>
                      <w:r w:rsidRPr="00277072">
                        <w:rPr>
                          <w:b/>
                        </w:rPr>
                        <w:t xml:space="preserve">,  </w:t>
                      </w:r>
                      <w:r>
                        <w:rPr>
                          <w:b/>
                        </w:rPr>
                        <w:t>Sept.</w:t>
                      </w:r>
                      <w:proofErr w:type="gramEnd"/>
                      <w:r>
                        <w:rPr>
                          <w:b/>
                        </w:rPr>
                        <w:t xml:space="preserve"> 2012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DED567F" w14:textId="77777777" w:rsidR="0075614F" w:rsidRDefault="0075614F" w:rsidP="0075614F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11B2BC" wp14:editId="5402BAB3">
                <wp:simplePos x="0" y="0"/>
                <wp:positionH relativeFrom="column">
                  <wp:posOffset>-366395</wp:posOffset>
                </wp:positionH>
                <wp:positionV relativeFrom="paragraph">
                  <wp:posOffset>21532</wp:posOffset>
                </wp:positionV>
                <wp:extent cx="2237509" cy="1357746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509" cy="1357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9BAD8" w14:textId="0F514C09" w:rsidR="005971A4" w:rsidRDefault="005971A4" w:rsidP="007561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1B2BC" id="Text Box 9" o:spid="_x0000_s1027" type="#_x0000_t202" style="position:absolute;left:0;text-align:left;margin-left:-28.85pt;margin-top:1.7pt;width:176.2pt;height:10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" fillcolor="white [3201]" stroked="f" strokeweight=".5pt">
                <v:textbox>
                  <w:txbxContent>
                    <w:p w14:paraId="3529BAD8" w14:textId="0F514C09" w:rsidR="005971A4" w:rsidRDefault="005971A4" w:rsidP="0075614F"/>
                  </w:txbxContent>
                </v:textbox>
              </v:shape>
            </w:pict>
          </mc:Fallback>
        </mc:AlternateContent>
      </w:r>
      <w:ins w:id="42" w:author="TrangTH-FAS" w:date="2021-07-02T15:54:00Z"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7C14E28" wp14:editId="1DE001F1">
                  <wp:simplePos x="0" y="0"/>
                  <wp:positionH relativeFrom="column">
                    <wp:posOffset>-434975</wp:posOffset>
                  </wp:positionH>
                  <wp:positionV relativeFrom="paragraph">
                    <wp:posOffset>-213995</wp:posOffset>
                  </wp:positionV>
                  <wp:extent cx="2331720" cy="1524000"/>
                  <wp:effectExtent l="0" t="0" r="0" b="0"/>
                  <wp:wrapNone/>
                  <wp:docPr id="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331720" cy="152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A0793F" w14:textId="77777777" w:rsidR="005971A4" w:rsidRDefault="005971A4" w:rsidP="0075614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07C14E28" id="Text Box 5" o:spid="_x0000_s1028" type="#_x0000_t202" style="position:absolute;left:0;text-align:left;margin-left:-34.25pt;margin-top:-16.85pt;width:183.6pt;height:1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" fillcolor="white [3201]" stroked="f" strokeweight=".5pt">
                  <v:textbox>
                    <w:txbxContent>
                      <w:p w14:paraId="01A0793F" w14:textId="77777777" w:rsidR="005971A4" w:rsidRDefault="005971A4" w:rsidP="0075614F"/>
                    </w:txbxContent>
                  </v:textbox>
                </v:shape>
              </w:pict>
            </mc:Fallback>
          </mc:AlternateContent>
        </w:r>
      </w:ins>
    </w:p>
    <w:p w14:paraId="2D5FF32F" w14:textId="77777777" w:rsidR="0075614F" w:rsidRPr="00024078" w:rsidRDefault="0075614F" w:rsidP="0075614F">
      <w:pPr>
        <w:spacing w:after="120"/>
        <w:rPr>
          <w:rFonts w:cs="Calibri"/>
          <w:sz w:val="26"/>
          <w:szCs w:val="26"/>
        </w:rPr>
      </w:pPr>
    </w:p>
    <w:p w14:paraId="15FECFDE" w14:textId="77777777" w:rsidR="007176DF" w:rsidRPr="004635DE" w:rsidRDefault="007176DF" w:rsidP="007176DF">
      <w:pPr>
        <w:pStyle w:val="Heading1"/>
        <w:spacing w:line="276" w:lineRule="auto"/>
        <w:jc w:val="both"/>
        <w:rPr>
          <w:rFonts w:ascii="Calibri" w:hAnsi="Calibri" w:cs="Calibri"/>
        </w:rPr>
      </w:pPr>
      <w:r w:rsidRPr="004635DE">
        <w:rPr>
          <w:rFonts w:ascii="Calibri" w:hAnsi="Calibri" w:cs="Calibri"/>
        </w:rPr>
        <w:t xml:space="preserve">Introduction </w:t>
      </w:r>
    </w:p>
    <w:p w14:paraId="6B7923C7" w14:textId="77777777" w:rsidR="007176DF" w:rsidRPr="004635DE" w:rsidRDefault="007176DF" w:rsidP="007176DF">
      <w:pPr>
        <w:pStyle w:val="Heading1"/>
        <w:spacing w:line="276" w:lineRule="auto"/>
        <w:jc w:val="both"/>
        <w:rPr>
          <w:rFonts w:ascii="Calibri" w:hAnsi="Calibri" w:cs="Calibri"/>
        </w:rPr>
      </w:pPr>
    </w:p>
    <w:p w14:paraId="215E88F9" w14:textId="400192DA" w:rsidR="007176DF" w:rsidRDefault="00C309BF" w:rsidP="007176DF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Part 1.</w:t>
      </w:r>
      <w:r w:rsidR="007176DF" w:rsidRPr="004635DE">
        <w:rPr>
          <w:rFonts w:ascii="Calibri" w:hAnsi="Calibri" w:cs="Calibri"/>
        </w:rPr>
        <w:t xml:space="preserve"> </w:t>
      </w:r>
      <w:r w:rsidRPr="00C309BF">
        <w:rPr>
          <w:rFonts w:ascii="Calibri" w:hAnsi="Calibri" w:cs="Calibri"/>
        </w:rPr>
        <w:t xml:space="preserve">Time Series Analysis of </w:t>
      </w:r>
      <w:r>
        <w:rPr>
          <w:rFonts w:ascii="Calibri" w:hAnsi="Calibri" w:cs="Calibri"/>
        </w:rPr>
        <w:t>Hanoi CPI</w:t>
      </w:r>
      <w:r w:rsidRPr="00C309BF">
        <w:rPr>
          <w:rFonts w:ascii="Calibri" w:hAnsi="Calibri" w:cs="Calibri"/>
        </w:rPr>
        <w:t xml:space="preserve"> Data</w:t>
      </w:r>
      <w:r>
        <w:rPr>
          <w:spacing w:val="-1"/>
          <w:sz w:val="35"/>
          <w:szCs w:val="35"/>
          <w:lang w:val="en-US"/>
        </w:rPr>
        <w:t xml:space="preserve"> </w:t>
      </w:r>
    </w:p>
    <w:p w14:paraId="42B97FB7" w14:textId="77777777" w:rsidR="007176DF" w:rsidRDefault="007176DF" w:rsidP="007176DF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</w:p>
    <w:p w14:paraId="232E850D" w14:textId="18E0D283" w:rsidR="0048653D" w:rsidRPr="00FF22C0" w:rsidRDefault="00F11B5B" w:rsidP="0048653D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S</w:t>
      </w:r>
      <w:r w:rsidR="002C0191">
        <w:rPr>
          <w:rFonts w:ascii="Calibri" w:hAnsi="Calibri" w:cs="Calibri"/>
          <w:b/>
          <w:sz w:val="24"/>
        </w:rPr>
        <w:t>ummary</w:t>
      </w:r>
      <w:r w:rsidR="0048653D" w:rsidRPr="00FF22C0">
        <w:rPr>
          <w:rFonts w:ascii="Calibri" w:hAnsi="Calibri" w:cs="Calibri"/>
          <w:b/>
          <w:sz w:val="24"/>
        </w:rPr>
        <w:t>:</w:t>
      </w:r>
    </w:p>
    <w:p w14:paraId="4AB3183E" w14:textId="6CE9EF73" w:rsidR="0048653D" w:rsidRDefault="00F11B5B" w:rsidP="0048653D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(Brief on the content </w:t>
      </w:r>
      <w:r w:rsidR="00856BC5">
        <w:rPr>
          <w:rFonts w:ascii="Calibri" w:hAnsi="Calibri" w:cs="Calibri"/>
        </w:rPr>
        <w:t>of</w:t>
      </w:r>
      <w:r>
        <w:rPr>
          <w:rFonts w:ascii="Calibri" w:hAnsi="Calibri" w:cs="Calibri"/>
        </w:rPr>
        <w:t xml:space="preserve"> the part</w:t>
      </w:r>
      <w:r w:rsidR="007A34EA">
        <w:rPr>
          <w:rFonts w:ascii="Calibri" w:hAnsi="Calibri" w:cs="Calibri"/>
        </w:rPr>
        <w:t>.</w:t>
      </w:r>
      <w:r w:rsidR="007A34EA" w:rsidRPr="007A34EA">
        <w:rPr>
          <w:rFonts w:ascii="Calibri" w:hAnsi="Calibri" w:cs="Calibri"/>
          <w:szCs w:val="24"/>
        </w:rPr>
        <w:t xml:space="preserve"> </w:t>
      </w:r>
      <w:r w:rsidR="007A34EA" w:rsidRPr="00FF22C0">
        <w:rPr>
          <w:rFonts w:ascii="Calibri" w:hAnsi="Calibri" w:cs="Calibri"/>
          <w:szCs w:val="24"/>
        </w:rPr>
        <w:t>No more than 50 words</w:t>
      </w:r>
      <w:r>
        <w:rPr>
          <w:rFonts w:ascii="Calibri" w:hAnsi="Calibri" w:cs="Calibri"/>
        </w:rPr>
        <w:t>)</w:t>
      </w:r>
      <w:r w:rsidR="0048653D" w:rsidRPr="48FCEA49">
        <w:rPr>
          <w:rFonts w:ascii="Calibri" w:hAnsi="Calibri" w:cs="Calibri"/>
        </w:rPr>
        <w:t xml:space="preserve">. </w:t>
      </w:r>
    </w:p>
    <w:p w14:paraId="61655F5A" w14:textId="74D03554" w:rsidR="007176DF" w:rsidRPr="00FF22C0" w:rsidRDefault="007176DF" w:rsidP="007176DF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</w:p>
    <w:p w14:paraId="0907F1AA" w14:textId="77777777" w:rsidR="007176DF" w:rsidRPr="00FF22C0" w:rsidRDefault="007176DF" w:rsidP="007176DF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</w:p>
    <w:p w14:paraId="13651C2B" w14:textId="77777777" w:rsidR="007A34EA" w:rsidRPr="00AA79BF" w:rsidRDefault="007A34EA" w:rsidP="00F11B5B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7A34EA">
        <w:rPr>
          <w:rFonts w:ascii="Calibri" w:hAnsi="Calibri" w:cs="Calibri"/>
          <w:sz w:val="32"/>
          <w:szCs w:val="32"/>
        </w:rPr>
        <w:t>Introduction</w:t>
      </w:r>
      <w:r w:rsidRPr="00F11B5B">
        <w:rPr>
          <w:rFonts w:ascii="Calibri" w:hAnsi="Calibri" w:cs="Calibri"/>
          <w:sz w:val="32"/>
          <w:szCs w:val="32"/>
        </w:rPr>
        <w:t xml:space="preserve"> </w:t>
      </w:r>
    </w:p>
    <w:p w14:paraId="15F11277" w14:textId="595371CA" w:rsidR="002F5BA9" w:rsidRPr="002F5BA9" w:rsidRDefault="002F5BA9" w:rsidP="002F5BA9">
      <w:pPr>
        <w:pStyle w:val="PlainText"/>
        <w:numPr>
          <w:ilvl w:val="0"/>
          <w:numId w:val="37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Short overview on </w:t>
      </w:r>
      <w:r w:rsidRPr="002F5BA9">
        <w:rPr>
          <w:rFonts w:ascii="Calibri" w:hAnsi="Calibri" w:cs="Calibri"/>
          <w:sz w:val="32"/>
          <w:szCs w:val="32"/>
        </w:rPr>
        <w:t xml:space="preserve">Time </w:t>
      </w:r>
      <w:r>
        <w:rPr>
          <w:rFonts w:ascii="Calibri" w:hAnsi="Calibri" w:cs="Calibri"/>
          <w:sz w:val="32"/>
          <w:szCs w:val="32"/>
        </w:rPr>
        <w:t>s</w:t>
      </w:r>
      <w:r w:rsidRPr="002F5BA9">
        <w:rPr>
          <w:rFonts w:ascii="Calibri" w:hAnsi="Calibri" w:cs="Calibri"/>
          <w:sz w:val="32"/>
          <w:szCs w:val="32"/>
        </w:rPr>
        <w:t xml:space="preserve">eries </w:t>
      </w:r>
      <w:r>
        <w:rPr>
          <w:rFonts w:ascii="Calibri" w:hAnsi="Calibri" w:cs="Calibri"/>
          <w:sz w:val="32"/>
          <w:szCs w:val="32"/>
        </w:rPr>
        <w:t>a</w:t>
      </w:r>
      <w:r w:rsidRPr="002F5BA9">
        <w:rPr>
          <w:rFonts w:ascii="Calibri" w:hAnsi="Calibri" w:cs="Calibri"/>
          <w:sz w:val="32"/>
          <w:szCs w:val="32"/>
        </w:rPr>
        <w:t xml:space="preserve">nalysis </w:t>
      </w:r>
      <w:r>
        <w:rPr>
          <w:rFonts w:ascii="Calibri" w:hAnsi="Calibri" w:cs="Calibri"/>
          <w:sz w:val="32"/>
          <w:szCs w:val="32"/>
        </w:rPr>
        <w:t>methodology</w:t>
      </w:r>
    </w:p>
    <w:p w14:paraId="17F669CC" w14:textId="7FF5DB75" w:rsidR="00AA79BF" w:rsidRPr="00AA79BF" w:rsidRDefault="00AA79BF" w:rsidP="00AA79BF">
      <w:pPr>
        <w:pStyle w:val="PlainText"/>
        <w:numPr>
          <w:ilvl w:val="0"/>
          <w:numId w:val="37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Short overview on CPI concept</w:t>
      </w:r>
    </w:p>
    <w:p w14:paraId="1B54C25F" w14:textId="6E685475" w:rsidR="00AA79BF" w:rsidRPr="00420AEA" w:rsidRDefault="00AA79BF" w:rsidP="00AA79BF">
      <w:pPr>
        <w:pStyle w:val="PlainText"/>
        <w:numPr>
          <w:ilvl w:val="0"/>
          <w:numId w:val="37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On the data array </w:t>
      </w:r>
      <w:r w:rsidR="00420AEA">
        <w:rPr>
          <w:rFonts w:ascii="Calibri" w:hAnsi="Calibri" w:cs="Calibri"/>
          <w:sz w:val="32"/>
          <w:szCs w:val="32"/>
        </w:rPr>
        <w:t>“Data01_XX_...”:</w:t>
      </w:r>
    </w:p>
    <w:p w14:paraId="562B3BCD" w14:textId="18504933" w:rsidR="007C5709" w:rsidRDefault="00420AEA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</w:t>
      </w:r>
      <w:r w:rsidR="007C5709">
        <w:rPr>
          <w:rFonts w:ascii="Calibri" w:hAnsi="Calibri" w:cs="Calibri"/>
          <w:sz w:val="32"/>
          <w:szCs w:val="32"/>
        </w:rPr>
        <w:t>(Description of the data</w:t>
      </w:r>
      <w:r w:rsidR="00A21FB9">
        <w:rPr>
          <w:rFonts w:ascii="Calibri" w:hAnsi="Calibri" w:cs="Calibri"/>
          <w:sz w:val="32"/>
          <w:szCs w:val="32"/>
        </w:rPr>
        <w:t xml:space="preserve">: </w:t>
      </w:r>
      <w:r w:rsidR="00A21FB9" w:rsidRPr="00A21FB9">
        <w:rPr>
          <w:rFonts w:ascii="Calibri" w:hAnsi="Calibri" w:cs="Calibri"/>
          <w:sz w:val="32"/>
          <w:szCs w:val="32"/>
        </w:rPr>
        <w:t xml:space="preserve">what the data </w:t>
      </w:r>
      <w:r w:rsidR="002F5BA9" w:rsidRPr="00A21FB9">
        <w:rPr>
          <w:rFonts w:ascii="Calibri" w:hAnsi="Calibri" w:cs="Calibri"/>
          <w:sz w:val="32"/>
          <w:szCs w:val="32"/>
        </w:rPr>
        <w:t>represents</w:t>
      </w:r>
      <w:r w:rsidR="002F5BA9">
        <w:rPr>
          <w:rFonts w:ascii="Calibri" w:hAnsi="Calibri" w:cs="Calibri"/>
          <w:sz w:val="32"/>
          <w:szCs w:val="32"/>
        </w:rPr>
        <w:t>…</w:t>
      </w:r>
      <w:r w:rsidR="00A21FB9">
        <w:rPr>
          <w:rFonts w:ascii="Calibri" w:hAnsi="Calibri" w:cs="Calibri"/>
          <w:sz w:val="32"/>
          <w:szCs w:val="32"/>
        </w:rPr>
        <w:t xml:space="preserve"> </w:t>
      </w:r>
      <w:r w:rsidR="007C5709">
        <w:rPr>
          <w:rFonts w:ascii="Calibri" w:hAnsi="Calibri" w:cs="Calibri"/>
          <w:sz w:val="32"/>
          <w:szCs w:val="32"/>
        </w:rPr>
        <w:t xml:space="preserve">???) </w:t>
      </w:r>
    </w:p>
    <w:p w14:paraId="5C2FD206" w14:textId="250CFA97" w:rsidR="00420AEA" w:rsidRDefault="007C5709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</w:t>
      </w:r>
      <w:r w:rsidR="00420AEA">
        <w:rPr>
          <w:rFonts w:ascii="Calibri" w:hAnsi="Calibri" w:cs="Calibri"/>
          <w:sz w:val="32"/>
          <w:szCs w:val="32"/>
        </w:rPr>
        <w:t xml:space="preserve">Column 1: </w:t>
      </w:r>
      <w:r w:rsidR="00A21FB9" w:rsidRPr="00A21FB9">
        <w:rPr>
          <w:rFonts w:ascii="Calibri" w:hAnsi="Calibri" w:cs="Calibri"/>
          <w:sz w:val="32"/>
          <w:szCs w:val="32"/>
        </w:rPr>
        <w:t>Timestamps</w:t>
      </w:r>
    </w:p>
    <w:p w14:paraId="6AA54A13" w14:textId="08945A2D" w:rsidR="00420AEA" w:rsidRDefault="00420AEA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2:</w:t>
      </w:r>
      <w:r w:rsidR="00A21FB9">
        <w:rPr>
          <w:rFonts w:ascii="Calibri" w:hAnsi="Calibri" w:cs="Calibri"/>
          <w:sz w:val="32"/>
          <w:szCs w:val="32"/>
        </w:rPr>
        <w:t xml:space="preserve"> Year</w:t>
      </w:r>
    </w:p>
    <w:p w14:paraId="6D50C7FB" w14:textId="4ED541FB" w:rsidR="00420AEA" w:rsidRDefault="00420AEA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3:</w:t>
      </w:r>
      <w:r w:rsidR="00A21FB9">
        <w:rPr>
          <w:rFonts w:ascii="Calibri" w:hAnsi="Calibri" w:cs="Calibri"/>
          <w:sz w:val="32"/>
          <w:szCs w:val="32"/>
        </w:rPr>
        <w:t xml:space="preserve"> Month</w:t>
      </w:r>
    </w:p>
    <w:p w14:paraId="01E6D7D1" w14:textId="7B0DD5B9" w:rsidR="00420AEA" w:rsidRDefault="00420AEA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4:</w:t>
      </w:r>
      <w:r w:rsidR="00A21FB9">
        <w:rPr>
          <w:rFonts w:ascii="Calibri" w:hAnsi="Calibri" w:cs="Calibri"/>
          <w:sz w:val="32"/>
          <w:szCs w:val="32"/>
        </w:rPr>
        <w:t xml:space="preserve"> Series 1 – Monthly … CPI …</w:t>
      </w:r>
    </w:p>
    <w:p w14:paraId="5C70F325" w14:textId="4F751462" w:rsidR="007C5709" w:rsidRDefault="007C5709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5:</w:t>
      </w:r>
      <w:r w:rsidR="00A21FB9" w:rsidRPr="00A21FB9">
        <w:rPr>
          <w:rFonts w:ascii="Calibri" w:hAnsi="Calibri" w:cs="Calibri"/>
          <w:sz w:val="32"/>
          <w:szCs w:val="32"/>
        </w:rPr>
        <w:t xml:space="preserve"> </w:t>
      </w:r>
      <w:r w:rsidR="00A21FB9">
        <w:rPr>
          <w:rFonts w:ascii="Calibri" w:hAnsi="Calibri" w:cs="Calibri"/>
          <w:sz w:val="32"/>
          <w:szCs w:val="32"/>
        </w:rPr>
        <w:t xml:space="preserve">Series </w:t>
      </w:r>
      <w:r w:rsidR="00A21FB9">
        <w:rPr>
          <w:rFonts w:ascii="Calibri" w:hAnsi="Calibri" w:cs="Calibri"/>
          <w:sz w:val="32"/>
          <w:szCs w:val="32"/>
        </w:rPr>
        <w:t>2</w:t>
      </w:r>
      <w:r w:rsidR="00A21FB9">
        <w:rPr>
          <w:rFonts w:ascii="Calibri" w:hAnsi="Calibri" w:cs="Calibri"/>
          <w:sz w:val="32"/>
          <w:szCs w:val="32"/>
        </w:rPr>
        <w:t xml:space="preserve"> – Monthly … CPI …</w:t>
      </w:r>
    </w:p>
    <w:p w14:paraId="4AEA6AC2" w14:textId="038BE563" w:rsidR="00A21FB9" w:rsidRDefault="00A21FB9" w:rsidP="00A21FB9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Column </w:t>
      </w:r>
      <w:r>
        <w:rPr>
          <w:rFonts w:ascii="Calibri" w:hAnsi="Calibri" w:cs="Calibri"/>
          <w:sz w:val="32"/>
          <w:szCs w:val="32"/>
        </w:rPr>
        <w:t>6</w:t>
      </w:r>
      <w:r>
        <w:rPr>
          <w:rFonts w:ascii="Calibri" w:hAnsi="Calibri" w:cs="Calibri"/>
          <w:sz w:val="32"/>
          <w:szCs w:val="32"/>
        </w:rPr>
        <w:t>:</w:t>
      </w:r>
      <w:r w:rsidRPr="00A21FB9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Series </w:t>
      </w:r>
      <w:r>
        <w:rPr>
          <w:rFonts w:ascii="Calibri" w:hAnsi="Calibri" w:cs="Calibri"/>
          <w:sz w:val="32"/>
          <w:szCs w:val="32"/>
        </w:rPr>
        <w:t>3</w:t>
      </w:r>
      <w:r>
        <w:rPr>
          <w:rFonts w:ascii="Calibri" w:hAnsi="Calibri" w:cs="Calibri"/>
          <w:sz w:val="32"/>
          <w:szCs w:val="32"/>
        </w:rPr>
        <w:t xml:space="preserve"> – Monthly … CPI </w:t>
      </w:r>
      <w:r>
        <w:rPr>
          <w:rFonts w:ascii="Calibri" w:hAnsi="Calibri" w:cs="Calibri"/>
          <w:sz w:val="32"/>
          <w:szCs w:val="32"/>
        </w:rPr>
        <w:t xml:space="preserve">rate </w:t>
      </w:r>
      <w:r>
        <w:rPr>
          <w:rFonts w:ascii="Calibri" w:hAnsi="Calibri" w:cs="Calibri"/>
          <w:sz w:val="32"/>
          <w:szCs w:val="32"/>
        </w:rPr>
        <w:t>…</w:t>
      </w:r>
    </w:p>
    <w:p w14:paraId="49813595" w14:textId="32092C5F" w:rsidR="00A21FB9" w:rsidRDefault="00A21FB9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…</w:t>
      </w:r>
    </w:p>
    <w:p w14:paraId="5757C243" w14:textId="77777777" w:rsidR="00864AF3" w:rsidRPr="007A34EA" w:rsidRDefault="00864AF3" w:rsidP="00420AEA">
      <w:pPr>
        <w:pStyle w:val="PlainText"/>
        <w:spacing w:line="276" w:lineRule="auto"/>
        <w:ind w:left="780"/>
        <w:jc w:val="both"/>
        <w:rPr>
          <w:rFonts w:ascii="Calibri" w:hAnsi="Calibri" w:cs="Calibri"/>
          <w:b/>
          <w:sz w:val="32"/>
          <w:szCs w:val="32"/>
        </w:rPr>
      </w:pPr>
    </w:p>
    <w:p w14:paraId="66666D23" w14:textId="1110F3C2" w:rsidR="007A34EA" w:rsidRPr="00CD445B" w:rsidRDefault="007A34EA" w:rsidP="00F11B5B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bookmarkStart w:id="43" w:name="_Hlk211965848"/>
      <w:r>
        <w:rPr>
          <w:rFonts w:ascii="Calibri" w:hAnsi="Calibri" w:cs="Calibri"/>
          <w:sz w:val="32"/>
          <w:szCs w:val="32"/>
        </w:rPr>
        <w:t xml:space="preserve">Time </w:t>
      </w:r>
      <w:r w:rsidR="00CD445B">
        <w:rPr>
          <w:rFonts w:ascii="Calibri" w:hAnsi="Calibri" w:cs="Calibri"/>
          <w:sz w:val="32"/>
          <w:szCs w:val="32"/>
        </w:rPr>
        <w:t>s</w:t>
      </w:r>
      <w:r>
        <w:rPr>
          <w:rFonts w:ascii="Calibri" w:hAnsi="Calibri" w:cs="Calibri"/>
          <w:sz w:val="32"/>
          <w:szCs w:val="32"/>
        </w:rPr>
        <w:t xml:space="preserve">eries </w:t>
      </w:r>
      <w:bookmarkEnd w:id="43"/>
      <w:r>
        <w:rPr>
          <w:rFonts w:ascii="Calibri" w:hAnsi="Calibri" w:cs="Calibri"/>
          <w:sz w:val="32"/>
          <w:szCs w:val="32"/>
        </w:rPr>
        <w:t>description</w:t>
      </w:r>
    </w:p>
    <w:p w14:paraId="5AA4179F" w14:textId="670093E4" w:rsidR="00CD445B" w:rsidRPr="00E17479" w:rsidRDefault="00CD445B" w:rsidP="00CD445B">
      <w:pPr>
        <w:pStyle w:val="PlainText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Time </w:t>
      </w:r>
      <w:r>
        <w:rPr>
          <w:rFonts w:ascii="Calibri" w:hAnsi="Calibri" w:cs="Calibri"/>
          <w:sz w:val="32"/>
          <w:szCs w:val="32"/>
        </w:rPr>
        <w:t>s</w:t>
      </w:r>
      <w:r>
        <w:rPr>
          <w:rFonts w:ascii="Calibri" w:hAnsi="Calibri" w:cs="Calibri"/>
          <w:sz w:val="32"/>
          <w:szCs w:val="32"/>
        </w:rPr>
        <w:t>eries</w:t>
      </w:r>
      <w:r w:rsidRPr="00CD445B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plot</w:t>
      </w:r>
    </w:p>
    <w:p w14:paraId="05A86766" w14:textId="6F99F3C7" w:rsidR="00E17479" w:rsidRPr="00E17479" w:rsidRDefault="00CD445B" w:rsidP="00CD44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bookmarkStart w:id="44" w:name="_Hlk211969075"/>
      <w:r>
        <w:rPr>
          <w:rFonts w:ascii="Calibri" w:hAnsi="Calibri" w:cs="Calibri"/>
          <w:sz w:val="32"/>
          <w:szCs w:val="32"/>
        </w:rPr>
        <w:t xml:space="preserve">A1. </w:t>
      </w:r>
      <w:r w:rsidR="00E17479">
        <w:rPr>
          <w:rFonts w:ascii="Calibri" w:hAnsi="Calibri" w:cs="Calibri"/>
          <w:sz w:val="32"/>
          <w:szCs w:val="32"/>
        </w:rPr>
        <w:t xml:space="preserve">CPI </w:t>
      </w:r>
      <w:r>
        <w:rPr>
          <w:rFonts w:ascii="Calibri" w:hAnsi="Calibri" w:cs="Calibri"/>
          <w:sz w:val="32"/>
          <w:szCs w:val="32"/>
        </w:rPr>
        <w:t>(series 1)</w:t>
      </w:r>
      <w:r w:rsidR="00E17479">
        <w:rPr>
          <w:rFonts w:ascii="Calibri" w:hAnsi="Calibri" w:cs="Calibri"/>
          <w:sz w:val="32"/>
          <w:szCs w:val="32"/>
        </w:rPr>
        <w:t xml:space="preserve"> </w:t>
      </w:r>
    </w:p>
    <w:p w14:paraId="60469EC5" w14:textId="1EBEFF96" w:rsidR="00E17479" w:rsidRPr="00E17479" w:rsidRDefault="00E17479" w:rsidP="00E1747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164DF25D" w14:textId="6915DBE2" w:rsidR="00E17479" w:rsidRPr="00E17479" w:rsidRDefault="00E17479" w:rsidP="00E1747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76870210" w14:textId="078638C4" w:rsidR="00E17479" w:rsidRPr="00CD445B" w:rsidRDefault="00E17479" w:rsidP="00E1747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75688073" w14:textId="7831070C" w:rsidR="00CD445B" w:rsidRPr="00E17479" w:rsidRDefault="00CD445B" w:rsidP="00CD44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A</w:t>
      </w:r>
      <w:r>
        <w:rPr>
          <w:rFonts w:ascii="Calibri" w:hAnsi="Calibri" w:cs="Calibri"/>
          <w:sz w:val="32"/>
          <w:szCs w:val="32"/>
        </w:rPr>
        <w:t>2</w:t>
      </w:r>
      <w:r>
        <w:rPr>
          <w:rFonts w:ascii="Calibri" w:hAnsi="Calibri" w:cs="Calibri"/>
          <w:sz w:val="32"/>
          <w:szCs w:val="32"/>
        </w:rPr>
        <w:t xml:space="preserve">. CPI rate (series </w:t>
      </w:r>
      <w:r>
        <w:rPr>
          <w:rFonts w:ascii="Calibri" w:hAnsi="Calibri" w:cs="Calibri"/>
          <w:sz w:val="32"/>
          <w:szCs w:val="32"/>
        </w:rPr>
        <w:t>3</w:t>
      </w:r>
      <w:r>
        <w:rPr>
          <w:rFonts w:ascii="Calibri" w:hAnsi="Calibri" w:cs="Calibri"/>
          <w:sz w:val="32"/>
          <w:szCs w:val="32"/>
        </w:rPr>
        <w:t>)</w:t>
      </w:r>
    </w:p>
    <w:p w14:paraId="4514AB0C" w14:textId="77777777" w:rsidR="00CD445B" w:rsidRPr="00E17479" w:rsidRDefault="00CD445B" w:rsidP="00CD44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44F2BB28" w14:textId="77777777" w:rsidR="00CD445B" w:rsidRPr="00E17479" w:rsidRDefault="00CD445B" w:rsidP="00CD44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2F02D888" w14:textId="77777777" w:rsidR="00CD445B" w:rsidRPr="00CD445B" w:rsidRDefault="00CD445B" w:rsidP="00CD44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bookmarkEnd w:id="44"/>
    <w:p w14:paraId="1EB154E6" w14:textId="3F6A0ADA" w:rsidR="00E17479" w:rsidRPr="00084F20" w:rsidRDefault="00CD445B" w:rsidP="00CD445B">
      <w:pPr>
        <w:pStyle w:val="PlainText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CD445B">
        <w:rPr>
          <w:rFonts w:ascii="Calibri" w:hAnsi="Calibri" w:cs="Calibri"/>
          <w:sz w:val="32"/>
          <w:szCs w:val="32"/>
        </w:rPr>
        <w:t xml:space="preserve">Time Series </w:t>
      </w:r>
      <w:r w:rsidR="00E17479">
        <w:rPr>
          <w:rFonts w:ascii="Calibri" w:hAnsi="Calibri" w:cs="Calibri"/>
          <w:sz w:val="32"/>
          <w:szCs w:val="32"/>
        </w:rPr>
        <w:t>Trend checking</w:t>
      </w:r>
    </w:p>
    <w:p w14:paraId="765E89F5" w14:textId="317EB148" w:rsidR="00084F20" w:rsidRPr="00E17479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</w:t>
      </w:r>
      <w:r>
        <w:rPr>
          <w:rFonts w:ascii="Calibri" w:hAnsi="Calibri" w:cs="Calibri"/>
          <w:sz w:val="32"/>
          <w:szCs w:val="32"/>
        </w:rPr>
        <w:t xml:space="preserve">1. CPI (series 1) </w:t>
      </w:r>
    </w:p>
    <w:p w14:paraId="23DF7551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4EA45AE6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240056B" w14:textId="77777777" w:rsidR="00084F20" w:rsidRPr="00CD445B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3D1CA7DF" w14:textId="66135B7C" w:rsidR="00084F20" w:rsidRPr="00E17479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</w:t>
      </w:r>
      <w:r>
        <w:rPr>
          <w:rFonts w:ascii="Calibri" w:hAnsi="Calibri" w:cs="Calibri"/>
          <w:sz w:val="32"/>
          <w:szCs w:val="32"/>
        </w:rPr>
        <w:t>2. CPI rate (series 3)</w:t>
      </w:r>
    </w:p>
    <w:p w14:paraId="0F60F33A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155FAA0D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20B6E1F" w14:textId="77777777" w:rsidR="00084F20" w:rsidRPr="00CD445B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745995CE" w14:textId="3CC55CCD" w:rsidR="00E17479" w:rsidRDefault="00E17479" w:rsidP="00CD445B">
      <w:pPr>
        <w:pStyle w:val="PlainText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bookmarkStart w:id="45" w:name="_Hlk212111323"/>
      <w:r>
        <w:rPr>
          <w:rFonts w:ascii="Calibri" w:hAnsi="Calibri" w:cs="Calibri"/>
          <w:sz w:val="32"/>
          <w:szCs w:val="32"/>
        </w:rPr>
        <w:t>Autocorrelation function</w:t>
      </w:r>
    </w:p>
    <w:p w14:paraId="000CFB9A" w14:textId="4C3CC68A" w:rsidR="00084F20" w:rsidRPr="00E17479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</w:t>
      </w:r>
      <w:r>
        <w:rPr>
          <w:rFonts w:ascii="Calibri" w:hAnsi="Calibri" w:cs="Calibri"/>
          <w:sz w:val="32"/>
          <w:szCs w:val="32"/>
        </w:rPr>
        <w:t xml:space="preserve">1. CPI (series 1) </w:t>
      </w:r>
    </w:p>
    <w:p w14:paraId="0D1D05A3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2D6DE4A8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6BE9C921" w14:textId="77777777" w:rsidR="00084F20" w:rsidRPr="00CD445B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02D5E549" w14:textId="65C27272" w:rsidR="00084F20" w:rsidRPr="00E17479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</w:t>
      </w:r>
      <w:r>
        <w:rPr>
          <w:rFonts w:ascii="Calibri" w:hAnsi="Calibri" w:cs="Calibri"/>
          <w:sz w:val="32"/>
          <w:szCs w:val="32"/>
        </w:rPr>
        <w:t>2. CPI rate (series 3)</w:t>
      </w:r>
    </w:p>
    <w:p w14:paraId="62C9E361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7624F37A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029D8E1A" w14:textId="77777777" w:rsidR="00084F20" w:rsidRPr="00CD445B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bookmarkEnd w:id="45"/>
    <w:p w14:paraId="00212442" w14:textId="761F73AF" w:rsidR="00E17479" w:rsidRDefault="00E17479" w:rsidP="00CD445B">
      <w:pPr>
        <w:pStyle w:val="PlainText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Partial autocorrelation function</w:t>
      </w:r>
    </w:p>
    <w:p w14:paraId="71613BCE" w14:textId="69067B9E" w:rsidR="00084F20" w:rsidRPr="00E17479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D</w:t>
      </w:r>
      <w:r>
        <w:rPr>
          <w:rFonts w:ascii="Calibri" w:hAnsi="Calibri" w:cs="Calibri"/>
          <w:sz w:val="32"/>
          <w:szCs w:val="32"/>
        </w:rPr>
        <w:t xml:space="preserve">1. CPI (series 1) </w:t>
      </w:r>
    </w:p>
    <w:p w14:paraId="3A404F2A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5029DC71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70FAC140" w14:textId="77777777" w:rsidR="00084F20" w:rsidRPr="00CD445B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5ED4AB29" w14:textId="6BD99F53" w:rsidR="00084F20" w:rsidRPr="00E17479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D</w:t>
      </w:r>
      <w:r>
        <w:rPr>
          <w:rFonts w:ascii="Calibri" w:hAnsi="Calibri" w:cs="Calibri"/>
          <w:sz w:val="32"/>
          <w:szCs w:val="32"/>
        </w:rPr>
        <w:t>2. CPI rate (series 3)</w:t>
      </w:r>
    </w:p>
    <w:p w14:paraId="1FB727ED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50837561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5E3AF29D" w14:textId="77777777" w:rsidR="00084F20" w:rsidRPr="00CD445B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0DD7AB49" w14:textId="561CA977" w:rsidR="00E17479" w:rsidRPr="00084F20" w:rsidRDefault="00E17479" w:rsidP="00CD445B">
      <w:pPr>
        <w:pStyle w:val="PlainText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Stationarity test</w:t>
      </w:r>
    </w:p>
    <w:p w14:paraId="167A4BDA" w14:textId="2FA12531" w:rsidR="00084F20" w:rsidRPr="00E17479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</w:t>
      </w:r>
      <w:r>
        <w:rPr>
          <w:rFonts w:ascii="Calibri" w:hAnsi="Calibri" w:cs="Calibri"/>
          <w:sz w:val="32"/>
          <w:szCs w:val="32"/>
        </w:rPr>
        <w:t xml:space="preserve">1. CPI (series 1) </w:t>
      </w:r>
    </w:p>
    <w:p w14:paraId="6CBCA35D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1BD41754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328FC4C3" w14:textId="77777777" w:rsidR="00084F20" w:rsidRPr="00CD445B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507C3F1C" w14:textId="66FA7D61" w:rsidR="00084F20" w:rsidRPr="00E17479" w:rsidRDefault="00084F20" w:rsidP="00084F2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</w:t>
      </w:r>
      <w:r>
        <w:rPr>
          <w:rFonts w:ascii="Calibri" w:hAnsi="Calibri" w:cs="Calibri"/>
          <w:sz w:val="32"/>
          <w:szCs w:val="32"/>
        </w:rPr>
        <w:t>2. CPI rate (series 3)</w:t>
      </w:r>
    </w:p>
    <w:p w14:paraId="498DFFF2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67A0BA88" w14:textId="77777777" w:rsidR="00084F20" w:rsidRPr="00E17479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C20E886" w14:textId="77777777" w:rsidR="00084F20" w:rsidRPr="00CD445B" w:rsidRDefault="00084F20" w:rsidP="00084F20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261D75A9" w14:textId="65A29A67" w:rsidR="00F11B5B" w:rsidRDefault="009B4ED7" w:rsidP="00F11B5B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9B4ED7">
        <w:rPr>
          <w:rFonts w:ascii="Calibri" w:hAnsi="Calibri" w:cs="Calibri"/>
          <w:sz w:val="32"/>
          <w:szCs w:val="32"/>
        </w:rPr>
        <w:t>Determine parameters p, q and d in ARIMA(</w:t>
      </w:r>
      <w:proofErr w:type="spellStart"/>
      <w:proofErr w:type="gramStart"/>
      <w:r w:rsidRPr="009B4ED7">
        <w:rPr>
          <w:rFonts w:ascii="Calibri" w:hAnsi="Calibri" w:cs="Calibri"/>
          <w:sz w:val="32"/>
          <w:szCs w:val="32"/>
        </w:rPr>
        <w:t>p,d</w:t>
      </w:r>
      <w:proofErr w:type="gramEnd"/>
      <w:r w:rsidRPr="009B4ED7">
        <w:rPr>
          <w:rFonts w:ascii="Calibri" w:hAnsi="Calibri" w:cs="Calibri"/>
          <w:sz w:val="32"/>
          <w:szCs w:val="32"/>
        </w:rPr>
        <w:t>,q</w:t>
      </w:r>
      <w:proofErr w:type="spellEnd"/>
      <w:r w:rsidRPr="009B4ED7">
        <w:rPr>
          <w:rFonts w:ascii="Calibri" w:hAnsi="Calibri" w:cs="Calibri"/>
          <w:sz w:val="32"/>
          <w:szCs w:val="32"/>
        </w:rPr>
        <w:t>) model</w:t>
      </w:r>
      <w:r w:rsidR="00F11B5B" w:rsidRPr="00F11B5B">
        <w:rPr>
          <w:rFonts w:ascii="Calibri" w:hAnsi="Calibri" w:cs="Calibri"/>
          <w:b/>
          <w:sz w:val="32"/>
          <w:szCs w:val="32"/>
        </w:rPr>
        <w:t xml:space="preserve"> </w:t>
      </w:r>
    </w:p>
    <w:p w14:paraId="5C52E19D" w14:textId="525FFDEE" w:rsidR="00081969" w:rsidRPr="00E17479" w:rsidRDefault="003F1280" w:rsidP="00081969">
      <w:pPr>
        <w:pStyle w:val="PlainText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bookmarkStart w:id="46" w:name="_Hlk212121977"/>
      <w:r w:rsidRPr="003F1280">
        <w:rPr>
          <w:rFonts w:ascii="Calibri" w:hAnsi="Calibri" w:cs="Calibri"/>
          <w:sz w:val="32"/>
          <w:szCs w:val="32"/>
        </w:rPr>
        <w:t xml:space="preserve">Determine the maximum value of parameter </w:t>
      </w:r>
      <w:r w:rsidRPr="003F1280">
        <w:rPr>
          <w:rFonts w:ascii="Calibri" w:hAnsi="Calibri" w:cs="Calibri"/>
          <w:b/>
          <w:bCs/>
          <w:color w:val="FF0000"/>
          <w:sz w:val="32"/>
          <w:szCs w:val="32"/>
        </w:rPr>
        <w:t>p</w:t>
      </w:r>
      <w:r w:rsidRPr="003F1280">
        <w:rPr>
          <w:rFonts w:ascii="Calibri" w:hAnsi="Calibri" w:cs="Calibri"/>
          <w:sz w:val="32"/>
          <w:szCs w:val="32"/>
        </w:rPr>
        <w:t xml:space="preserve"> using the partial autocorrelation function</w:t>
      </w:r>
      <w:r>
        <w:rPr>
          <w:rFonts w:ascii="Calibri" w:hAnsi="Calibri" w:cs="Calibri"/>
          <w:sz w:val="32"/>
          <w:szCs w:val="32"/>
        </w:rPr>
        <w:t>.</w:t>
      </w:r>
    </w:p>
    <w:p w14:paraId="72A6200B" w14:textId="63E4B986" w:rsidR="00081969" w:rsidRPr="00E17479" w:rsidRDefault="00081969" w:rsidP="00081969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A1. CPI (series 1</w:t>
      </w:r>
      <w:r w:rsidR="003F1280">
        <w:rPr>
          <w:rFonts w:ascii="Calibri" w:hAnsi="Calibri" w:cs="Calibri"/>
          <w:sz w:val="32"/>
          <w:szCs w:val="32"/>
        </w:rPr>
        <w:t>): …</w:t>
      </w:r>
    </w:p>
    <w:p w14:paraId="6A76A229" w14:textId="4C638BFB" w:rsidR="00081969" w:rsidRPr="00E17479" w:rsidRDefault="00081969" w:rsidP="00081969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A2. CPI rate (series 3)</w:t>
      </w:r>
      <w:r w:rsidR="003F1280">
        <w:rPr>
          <w:rFonts w:ascii="Calibri" w:hAnsi="Calibri" w:cs="Calibri"/>
          <w:sz w:val="32"/>
          <w:szCs w:val="32"/>
        </w:rPr>
        <w:t>: …</w:t>
      </w:r>
    </w:p>
    <w:bookmarkEnd w:id="46"/>
    <w:p w14:paraId="72335697" w14:textId="40195F66" w:rsidR="00081969" w:rsidRPr="00084F20" w:rsidRDefault="003F1280" w:rsidP="00081969">
      <w:pPr>
        <w:pStyle w:val="PlainText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3F1280">
        <w:rPr>
          <w:rFonts w:ascii="Calibri" w:hAnsi="Calibri" w:cs="Calibri"/>
          <w:sz w:val="32"/>
          <w:szCs w:val="32"/>
        </w:rPr>
        <w:t xml:space="preserve">Determine the maximum value of parameter </w:t>
      </w:r>
      <w:r w:rsidRPr="003F1280">
        <w:rPr>
          <w:rFonts w:ascii="Calibri" w:hAnsi="Calibri" w:cs="Calibri"/>
          <w:b/>
          <w:bCs/>
          <w:color w:val="FF0000"/>
          <w:sz w:val="32"/>
          <w:szCs w:val="32"/>
        </w:rPr>
        <w:t>q</w:t>
      </w:r>
      <w:r w:rsidRPr="003F1280">
        <w:rPr>
          <w:rFonts w:ascii="Calibri" w:hAnsi="Calibri" w:cs="Calibri"/>
          <w:sz w:val="32"/>
          <w:szCs w:val="32"/>
        </w:rPr>
        <w:t xml:space="preserve"> using the partial autocorrelation function</w:t>
      </w:r>
      <w:r>
        <w:rPr>
          <w:rFonts w:ascii="Calibri" w:hAnsi="Calibri" w:cs="Calibri"/>
          <w:sz w:val="32"/>
          <w:szCs w:val="32"/>
        </w:rPr>
        <w:t>.</w:t>
      </w:r>
    </w:p>
    <w:p w14:paraId="368DC1C3" w14:textId="5B93DF3E" w:rsidR="00081969" w:rsidRPr="00E17479" w:rsidRDefault="00081969" w:rsidP="00081969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B1. CPI (series 1</w:t>
      </w:r>
      <w:bookmarkStart w:id="47" w:name="_Hlk212121901"/>
      <w:r w:rsidR="003F1280">
        <w:rPr>
          <w:rFonts w:ascii="Calibri" w:hAnsi="Calibri" w:cs="Calibri"/>
          <w:sz w:val="32"/>
          <w:szCs w:val="32"/>
        </w:rPr>
        <w:t>): …</w:t>
      </w:r>
      <w:bookmarkEnd w:id="47"/>
    </w:p>
    <w:p w14:paraId="70A34168" w14:textId="475DE4B2" w:rsidR="00081969" w:rsidRPr="00E17479" w:rsidRDefault="00081969" w:rsidP="00081969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B2. CPI rate (series 3)</w:t>
      </w:r>
      <w:r w:rsidR="003F1280">
        <w:rPr>
          <w:rFonts w:ascii="Calibri" w:hAnsi="Calibri" w:cs="Calibri"/>
          <w:sz w:val="32"/>
          <w:szCs w:val="32"/>
        </w:rPr>
        <w:t>: …</w:t>
      </w:r>
    </w:p>
    <w:p w14:paraId="2E7E3614" w14:textId="1A29DBCB" w:rsidR="003F1280" w:rsidRDefault="003F1280" w:rsidP="003F1280">
      <w:pPr>
        <w:pStyle w:val="PlainText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3F1280">
        <w:rPr>
          <w:rFonts w:ascii="Calibri" w:hAnsi="Calibri" w:cs="Calibri"/>
          <w:sz w:val="32"/>
          <w:szCs w:val="32"/>
        </w:rPr>
        <w:t xml:space="preserve">Determine the value of parameter </w:t>
      </w:r>
      <w:r w:rsidRPr="003F1280">
        <w:rPr>
          <w:rFonts w:ascii="Calibri" w:hAnsi="Calibri" w:cs="Calibri"/>
          <w:b/>
          <w:bCs/>
          <w:color w:val="FF0000"/>
          <w:sz w:val="32"/>
          <w:szCs w:val="32"/>
        </w:rPr>
        <w:t>d</w:t>
      </w:r>
      <w:r w:rsidRPr="003F1280">
        <w:rPr>
          <w:rFonts w:ascii="Calibri" w:hAnsi="Calibri" w:cs="Calibri"/>
          <w:sz w:val="32"/>
          <w:szCs w:val="32"/>
        </w:rPr>
        <w:t xml:space="preserve"> using the </w:t>
      </w:r>
      <w:r>
        <w:rPr>
          <w:rFonts w:ascii="Calibri" w:hAnsi="Calibri" w:cs="Calibri"/>
          <w:sz w:val="32"/>
          <w:szCs w:val="32"/>
        </w:rPr>
        <w:t>result of s</w:t>
      </w:r>
      <w:r>
        <w:rPr>
          <w:rFonts w:ascii="Calibri" w:hAnsi="Calibri" w:cs="Calibri"/>
          <w:sz w:val="32"/>
          <w:szCs w:val="32"/>
        </w:rPr>
        <w:t>tationarity test</w:t>
      </w:r>
      <w:r w:rsidR="003900AF">
        <w:rPr>
          <w:rFonts w:ascii="Calibri" w:hAnsi="Calibri" w:cs="Calibri"/>
          <w:sz w:val="32"/>
          <w:szCs w:val="32"/>
        </w:rPr>
        <w:t>.</w:t>
      </w:r>
    </w:p>
    <w:p w14:paraId="3AED5730" w14:textId="09263773" w:rsidR="003F1280" w:rsidRPr="00E17479" w:rsidRDefault="003F1280" w:rsidP="003F128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C1. CPI (series 1</w:t>
      </w:r>
      <w:r w:rsidR="003900AF">
        <w:rPr>
          <w:rFonts w:ascii="Calibri" w:hAnsi="Calibri" w:cs="Calibri"/>
          <w:sz w:val="32"/>
          <w:szCs w:val="32"/>
        </w:rPr>
        <w:t>): …</w:t>
      </w:r>
    </w:p>
    <w:p w14:paraId="3858058D" w14:textId="35F68412" w:rsidR="003F1280" w:rsidRPr="00E17479" w:rsidRDefault="003F1280" w:rsidP="003F1280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C2. CPI rate (series 3</w:t>
      </w:r>
      <w:r w:rsidR="003900AF">
        <w:rPr>
          <w:rFonts w:ascii="Calibri" w:hAnsi="Calibri" w:cs="Calibri"/>
          <w:sz w:val="32"/>
          <w:szCs w:val="32"/>
        </w:rPr>
        <w:t>): …</w:t>
      </w:r>
    </w:p>
    <w:p w14:paraId="5664F3B8" w14:textId="0AF1C3DB" w:rsidR="00081969" w:rsidRPr="00F11B5B" w:rsidRDefault="003900AF" w:rsidP="00081969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081969">
        <w:rPr>
          <w:rFonts w:ascii="Calibri" w:hAnsi="Calibri" w:cs="Calibri"/>
          <w:sz w:val="32"/>
          <w:szCs w:val="32"/>
        </w:rPr>
        <w:t>Estimating ARIMA model</w:t>
      </w:r>
      <w:r w:rsidR="002867BD">
        <w:rPr>
          <w:rFonts w:ascii="Calibri" w:hAnsi="Calibri" w:cs="Calibri"/>
          <w:sz w:val="32"/>
          <w:szCs w:val="32"/>
        </w:rPr>
        <w:t>s</w:t>
      </w:r>
      <w:r w:rsidRPr="003900AF">
        <w:rPr>
          <w:rFonts w:ascii="Calibri" w:hAnsi="Calibri" w:cs="Calibri"/>
          <w:sz w:val="32"/>
          <w:szCs w:val="32"/>
        </w:rPr>
        <w:t xml:space="preserve"> </w:t>
      </w:r>
      <w:r w:rsidRPr="003900AF">
        <w:rPr>
          <w:rFonts w:ascii="Calibri" w:hAnsi="Calibri" w:cs="Calibri"/>
          <w:sz w:val="32"/>
          <w:szCs w:val="32"/>
        </w:rPr>
        <w:t>and m</w:t>
      </w:r>
      <w:r w:rsidR="00081969" w:rsidRPr="00081969">
        <w:rPr>
          <w:rFonts w:ascii="Calibri" w:hAnsi="Calibri" w:cs="Calibri"/>
          <w:sz w:val="32"/>
          <w:szCs w:val="32"/>
        </w:rPr>
        <w:t xml:space="preserve">odel selection </w:t>
      </w:r>
    </w:p>
    <w:p w14:paraId="4CF7E252" w14:textId="6F90679D" w:rsidR="003900AF" w:rsidRPr="00E17479" w:rsidRDefault="003900AF" w:rsidP="003900AF">
      <w:pPr>
        <w:pStyle w:val="PlainText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bookmarkStart w:id="48" w:name="_Hlk212128610"/>
      <w:r>
        <w:rPr>
          <w:rFonts w:ascii="Calibri" w:hAnsi="Calibri" w:cs="Calibri"/>
          <w:sz w:val="32"/>
          <w:szCs w:val="32"/>
        </w:rPr>
        <w:t xml:space="preserve">For </w:t>
      </w:r>
      <w:r>
        <w:rPr>
          <w:rFonts w:ascii="Calibri" w:hAnsi="Calibri" w:cs="Calibri"/>
          <w:sz w:val="32"/>
          <w:szCs w:val="32"/>
        </w:rPr>
        <w:t>CPI (series 1)</w:t>
      </w:r>
      <w:r>
        <w:rPr>
          <w:rFonts w:ascii="Calibri" w:hAnsi="Calibri" w:cs="Calibri"/>
          <w:sz w:val="32"/>
          <w:szCs w:val="32"/>
        </w:rPr>
        <w:t xml:space="preserve">, </w:t>
      </w:r>
      <w:r w:rsidR="002867BD">
        <w:rPr>
          <w:rFonts w:ascii="Calibri" w:hAnsi="Calibri" w:cs="Calibri"/>
          <w:sz w:val="32"/>
          <w:szCs w:val="32"/>
        </w:rPr>
        <w:t xml:space="preserve">based on </w:t>
      </w:r>
      <w:r w:rsidR="002867BD" w:rsidRPr="003F1280">
        <w:rPr>
          <w:rFonts w:ascii="Calibri" w:hAnsi="Calibri" w:cs="Calibri"/>
          <w:sz w:val="32"/>
          <w:szCs w:val="32"/>
        </w:rPr>
        <w:t>the maximum value of parameter</w:t>
      </w:r>
      <w:r w:rsidR="002867BD">
        <w:rPr>
          <w:rFonts w:ascii="Calibri" w:hAnsi="Calibri" w:cs="Calibri"/>
          <w:sz w:val="32"/>
          <w:szCs w:val="32"/>
        </w:rPr>
        <w:t>s (</w:t>
      </w:r>
      <w:proofErr w:type="spellStart"/>
      <w:proofErr w:type="gramStart"/>
      <w:r w:rsidR="002867BD">
        <w:rPr>
          <w:rFonts w:ascii="Calibri" w:hAnsi="Calibri" w:cs="Calibri"/>
          <w:sz w:val="32"/>
          <w:szCs w:val="32"/>
        </w:rPr>
        <w:t>p,d</w:t>
      </w:r>
      <w:proofErr w:type="gramEnd"/>
      <w:r w:rsidR="002867BD">
        <w:rPr>
          <w:rFonts w:ascii="Calibri" w:hAnsi="Calibri" w:cs="Calibri"/>
          <w:sz w:val="32"/>
          <w:szCs w:val="32"/>
        </w:rPr>
        <w:t>,q</w:t>
      </w:r>
      <w:proofErr w:type="spellEnd"/>
      <w:r w:rsidR="002867BD">
        <w:rPr>
          <w:rFonts w:ascii="Calibri" w:hAnsi="Calibri" w:cs="Calibri"/>
          <w:sz w:val="32"/>
          <w:szCs w:val="32"/>
        </w:rPr>
        <w:t xml:space="preserve">) determined in Step 1.3, </w:t>
      </w:r>
      <w:r w:rsidR="002867BD" w:rsidRPr="003F1280">
        <w:rPr>
          <w:rFonts w:ascii="Calibri" w:hAnsi="Calibri" w:cs="Calibri"/>
          <w:sz w:val="32"/>
          <w:szCs w:val="32"/>
        </w:rPr>
        <w:t xml:space="preserve"> </w:t>
      </w:r>
      <w:r w:rsidR="002867BD">
        <w:rPr>
          <w:rFonts w:ascii="Calibri" w:hAnsi="Calibri" w:cs="Calibri"/>
          <w:sz w:val="32"/>
          <w:szCs w:val="32"/>
        </w:rPr>
        <w:t>choose some combinations (p</w:t>
      </w:r>
      <w:r w:rsidR="002867BD" w:rsidRPr="001E0737">
        <w:rPr>
          <w:rFonts w:ascii="Calibri" w:hAnsi="Calibri" w:cs="Calibri"/>
          <w:sz w:val="32"/>
          <w:szCs w:val="32"/>
          <w:vertAlign w:val="subscript"/>
        </w:rPr>
        <w:t>1</w:t>
      </w:r>
      <w:r w:rsidR="002867BD">
        <w:rPr>
          <w:rFonts w:ascii="Calibri" w:hAnsi="Calibri" w:cs="Calibri"/>
          <w:sz w:val="32"/>
          <w:szCs w:val="32"/>
        </w:rPr>
        <w:t>,d</w:t>
      </w:r>
      <w:r w:rsidR="002867BD" w:rsidRPr="001E0737">
        <w:rPr>
          <w:rFonts w:ascii="Calibri" w:hAnsi="Calibri" w:cs="Calibri"/>
          <w:sz w:val="32"/>
          <w:szCs w:val="32"/>
          <w:vertAlign w:val="subscript"/>
        </w:rPr>
        <w:t>1</w:t>
      </w:r>
      <w:r w:rsidR="002867BD">
        <w:rPr>
          <w:rFonts w:ascii="Calibri" w:hAnsi="Calibri" w:cs="Calibri"/>
          <w:sz w:val="32"/>
          <w:szCs w:val="32"/>
        </w:rPr>
        <w:t>,q</w:t>
      </w:r>
      <w:r w:rsidR="002867BD" w:rsidRPr="001E0737">
        <w:rPr>
          <w:rFonts w:ascii="Calibri" w:hAnsi="Calibri" w:cs="Calibri"/>
          <w:sz w:val="32"/>
          <w:szCs w:val="32"/>
          <w:vertAlign w:val="subscript"/>
        </w:rPr>
        <w:t>1</w:t>
      </w:r>
      <w:r w:rsidR="002867BD">
        <w:rPr>
          <w:rFonts w:ascii="Calibri" w:hAnsi="Calibri" w:cs="Calibri"/>
          <w:sz w:val="32"/>
          <w:szCs w:val="32"/>
        </w:rPr>
        <w:t xml:space="preserve">), </w:t>
      </w:r>
      <w:r w:rsidR="002867BD">
        <w:rPr>
          <w:rFonts w:ascii="Calibri" w:hAnsi="Calibri" w:cs="Calibri"/>
          <w:sz w:val="32"/>
          <w:szCs w:val="32"/>
        </w:rPr>
        <w:t>(p</w:t>
      </w:r>
      <w:r w:rsidR="001E0737" w:rsidRPr="001E0737">
        <w:rPr>
          <w:rFonts w:ascii="Calibri" w:hAnsi="Calibri" w:cs="Calibri"/>
          <w:sz w:val="32"/>
          <w:szCs w:val="32"/>
          <w:vertAlign w:val="subscript"/>
        </w:rPr>
        <w:t>2</w:t>
      </w:r>
      <w:r w:rsidR="002867BD">
        <w:rPr>
          <w:rFonts w:ascii="Calibri" w:hAnsi="Calibri" w:cs="Calibri"/>
          <w:sz w:val="32"/>
          <w:szCs w:val="32"/>
        </w:rPr>
        <w:t>,d</w:t>
      </w:r>
      <w:r w:rsidR="001E0737" w:rsidRPr="001E0737">
        <w:rPr>
          <w:rFonts w:ascii="Calibri" w:hAnsi="Calibri" w:cs="Calibri"/>
          <w:sz w:val="32"/>
          <w:szCs w:val="32"/>
          <w:vertAlign w:val="subscript"/>
        </w:rPr>
        <w:t>2</w:t>
      </w:r>
      <w:r w:rsidR="001E0737">
        <w:rPr>
          <w:rFonts w:ascii="Calibri" w:hAnsi="Calibri" w:cs="Calibri"/>
          <w:sz w:val="32"/>
          <w:szCs w:val="32"/>
        </w:rPr>
        <w:t>,</w:t>
      </w:r>
      <w:r w:rsidR="002867BD">
        <w:rPr>
          <w:rFonts w:ascii="Calibri" w:hAnsi="Calibri" w:cs="Calibri"/>
          <w:sz w:val="32"/>
          <w:szCs w:val="32"/>
        </w:rPr>
        <w:t>q</w:t>
      </w:r>
      <w:r w:rsidR="001E0737" w:rsidRPr="001E0737">
        <w:rPr>
          <w:rFonts w:ascii="Calibri" w:hAnsi="Calibri" w:cs="Calibri"/>
          <w:sz w:val="32"/>
          <w:szCs w:val="32"/>
          <w:vertAlign w:val="subscript"/>
        </w:rPr>
        <w:t>2</w:t>
      </w:r>
      <w:r w:rsidR="002867BD">
        <w:rPr>
          <w:rFonts w:ascii="Calibri" w:hAnsi="Calibri" w:cs="Calibri"/>
          <w:sz w:val="32"/>
          <w:szCs w:val="32"/>
        </w:rPr>
        <w:t>),</w:t>
      </w:r>
      <w:r w:rsidR="002867BD">
        <w:rPr>
          <w:rFonts w:ascii="Calibri" w:hAnsi="Calibri" w:cs="Calibri"/>
          <w:sz w:val="32"/>
          <w:szCs w:val="32"/>
        </w:rPr>
        <w:t xml:space="preserve"> </w:t>
      </w:r>
      <w:r w:rsidR="002867BD">
        <w:rPr>
          <w:rFonts w:ascii="Calibri" w:hAnsi="Calibri" w:cs="Calibri"/>
          <w:sz w:val="32"/>
          <w:szCs w:val="32"/>
        </w:rPr>
        <w:t>(p</w:t>
      </w:r>
      <w:r w:rsidR="001E0737" w:rsidRPr="001E0737">
        <w:rPr>
          <w:rFonts w:ascii="Calibri" w:hAnsi="Calibri" w:cs="Calibri"/>
          <w:sz w:val="32"/>
          <w:szCs w:val="32"/>
          <w:vertAlign w:val="subscript"/>
        </w:rPr>
        <w:t>3</w:t>
      </w:r>
      <w:r w:rsidR="002867BD">
        <w:rPr>
          <w:rFonts w:ascii="Calibri" w:hAnsi="Calibri" w:cs="Calibri"/>
          <w:sz w:val="32"/>
          <w:szCs w:val="32"/>
        </w:rPr>
        <w:t>,d</w:t>
      </w:r>
      <w:r w:rsidR="001E0737" w:rsidRPr="001E0737">
        <w:rPr>
          <w:rFonts w:ascii="Calibri" w:hAnsi="Calibri" w:cs="Calibri"/>
          <w:sz w:val="32"/>
          <w:szCs w:val="32"/>
          <w:vertAlign w:val="subscript"/>
        </w:rPr>
        <w:t>3</w:t>
      </w:r>
      <w:r w:rsidR="001E0737">
        <w:rPr>
          <w:rFonts w:ascii="Calibri" w:hAnsi="Calibri" w:cs="Calibri"/>
          <w:sz w:val="32"/>
          <w:szCs w:val="32"/>
        </w:rPr>
        <w:t>,</w:t>
      </w:r>
      <w:r w:rsidR="002867BD">
        <w:rPr>
          <w:rFonts w:ascii="Calibri" w:hAnsi="Calibri" w:cs="Calibri"/>
          <w:sz w:val="32"/>
          <w:szCs w:val="32"/>
        </w:rPr>
        <w:t>q</w:t>
      </w:r>
      <w:r w:rsidR="001E0737" w:rsidRPr="001E0737">
        <w:rPr>
          <w:rFonts w:ascii="Calibri" w:hAnsi="Calibri" w:cs="Calibri"/>
          <w:sz w:val="32"/>
          <w:szCs w:val="32"/>
          <w:vertAlign w:val="subscript"/>
        </w:rPr>
        <w:t>3</w:t>
      </w:r>
      <w:r w:rsidR="002867BD">
        <w:rPr>
          <w:rFonts w:ascii="Calibri" w:hAnsi="Calibri" w:cs="Calibri"/>
          <w:sz w:val="32"/>
          <w:szCs w:val="32"/>
        </w:rPr>
        <w:t>),</w:t>
      </w:r>
      <w:r w:rsidR="002867BD">
        <w:rPr>
          <w:rFonts w:ascii="Calibri" w:hAnsi="Calibri" w:cs="Calibri"/>
          <w:sz w:val="32"/>
          <w:szCs w:val="32"/>
        </w:rPr>
        <w:t xml:space="preserve"> ..</w:t>
      </w:r>
      <w:r>
        <w:rPr>
          <w:rFonts w:ascii="Calibri" w:hAnsi="Calibri" w:cs="Calibri"/>
          <w:sz w:val="32"/>
          <w:szCs w:val="32"/>
        </w:rPr>
        <w:t>.</w:t>
      </w:r>
      <w:r w:rsidR="001E0737">
        <w:rPr>
          <w:rFonts w:ascii="Calibri" w:hAnsi="Calibri" w:cs="Calibri"/>
          <w:sz w:val="32"/>
          <w:szCs w:val="32"/>
        </w:rPr>
        <w:t>, then</w:t>
      </w:r>
    </w:p>
    <w:bookmarkEnd w:id="48"/>
    <w:p w14:paraId="5CB24BF0" w14:textId="0C83DEB7" w:rsidR="003900AF" w:rsidRDefault="003900AF" w:rsidP="003900AF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A1. </w:t>
      </w:r>
      <w:r w:rsidR="001E0737">
        <w:rPr>
          <w:rFonts w:ascii="Calibri" w:hAnsi="Calibri" w:cs="Calibri"/>
          <w:sz w:val="32"/>
          <w:szCs w:val="32"/>
        </w:rPr>
        <w:t xml:space="preserve">For each </w:t>
      </w:r>
      <w:r w:rsidR="00FA6647" w:rsidRPr="003F1280">
        <w:rPr>
          <w:rFonts w:ascii="Calibri" w:hAnsi="Calibri" w:cs="Calibri"/>
          <w:sz w:val="32"/>
          <w:szCs w:val="32"/>
        </w:rPr>
        <w:t>parameter</w:t>
      </w:r>
      <w:r w:rsidR="00FA6647">
        <w:rPr>
          <w:rFonts w:ascii="Calibri" w:hAnsi="Calibri" w:cs="Calibri"/>
          <w:sz w:val="32"/>
          <w:szCs w:val="32"/>
        </w:rPr>
        <w:t xml:space="preserve"> </w:t>
      </w:r>
      <w:r w:rsidR="001E0737">
        <w:rPr>
          <w:rFonts w:ascii="Calibri" w:hAnsi="Calibri" w:cs="Calibri"/>
          <w:sz w:val="32"/>
          <w:szCs w:val="32"/>
        </w:rPr>
        <w:t xml:space="preserve">combination </w:t>
      </w:r>
      <w:bookmarkStart w:id="49" w:name="_Hlk212124221"/>
      <w:r w:rsidR="001E0737">
        <w:rPr>
          <w:rFonts w:ascii="Calibri" w:hAnsi="Calibri" w:cs="Calibri"/>
          <w:sz w:val="32"/>
          <w:szCs w:val="32"/>
        </w:rPr>
        <w:t>(</w:t>
      </w:r>
      <w:proofErr w:type="spellStart"/>
      <w:proofErr w:type="gramStart"/>
      <w:r w:rsidR="001E0737">
        <w:rPr>
          <w:rFonts w:ascii="Calibri" w:hAnsi="Calibri" w:cs="Calibri"/>
          <w:sz w:val="32"/>
          <w:szCs w:val="32"/>
        </w:rPr>
        <w:t>p</w:t>
      </w:r>
      <w:r w:rsidR="001E0737">
        <w:rPr>
          <w:rFonts w:ascii="Calibri" w:hAnsi="Calibri" w:cs="Calibri"/>
          <w:sz w:val="32"/>
          <w:szCs w:val="32"/>
          <w:vertAlign w:val="subscript"/>
        </w:rPr>
        <w:t>k</w:t>
      </w:r>
      <w:r w:rsidR="001E0737">
        <w:rPr>
          <w:rFonts w:ascii="Calibri" w:hAnsi="Calibri" w:cs="Calibri"/>
          <w:sz w:val="32"/>
          <w:szCs w:val="32"/>
        </w:rPr>
        <w:t>,d</w:t>
      </w:r>
      <w:r w:rsidR="001E0737">
        <w:rPr>
          <w:rFonts w:ascii="Calibri" w:hAnsi="Calibri" w:cs="Calibri"/>
          <w:sz w:val="32"/>
          <w:szCs w:val="32"/>
          <w:vertAlign w:val="subscript"/>
        </w:rPr>
        <w:t>k</w:t>
      </w:r>
      <w:proofErr w:type="gramEnd"/>
      <w:r w:rsidR="001E0737">
        <w:rPr>
          <w:rFonts w:ascii="Calibri" w:hAnsi="Calibri" w:cs="Calibri"/>
          <w:sz w:val="32"/>
          <w:szCs w:val="32"/>
        </w:rPr>
        <w:t>,q</w:t>
      </w:r>
      <w:r w:rsidR="001E0737"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 w:rsidR="001E0737">
        <w:rPr>
          <w:rFonts w:ascii="Calibri" w:hAnsi="Calibri" w:cs="Calibri"/>
          <w:sz w:val="32"/>
          <w:szCs w:val="32"/>
        </w:rPr>
        <w:t>),</w:t>
      </w:r>
      <w:r w:rsidR="00FA6647" w:rsidRPr="00FA6647">
        <w:rPr>
          <w:rFonts w:ascii="Calibri" w:hAnsi="Calibri" w:cs="Calibri"/>
          <w:sz w:val="32"/>
          <w:szCs w:val="32"/>
        </w:rPr>
        <w:t xml:space="preserve"> </w:t>
      </w:r>
      <w:bookmarkEnd w:id="49"/>
      <w:r w:rsidR="00FA6647">
        <w:rPr>
          <w:rFonts w:ascii="Calibri" w:hAnsi="Calibri" w:cs="Calibri"/>
          <w:sz w:val="32"/>
          <w:szCs w:val="32"/>
        </w:rPr>
        <w:t>e</w:t>
      </w:r>
      <w:r w:rsidR="00FA6647" w:rsidRPr="00081969">
        <w:rPr>
          <w:rFonts w:ascii="Calibri" w:hAnsi="Calibri" w:cs="Calibri"/>
          <w:sz w:val="32"/>
          <w:szCs w:val="32"/>
        </w:rPr>
        <w:t>stimat</w:t>
      </w:r>
      <w:r w:rsidR="00FA6647">
        <w:rPr>
          <w:rFonts w:ascii="Calibri" w:hAnsi="Calibri" w:cs="Calibri"/>
          <w:sz w:val="32"/>
          <w:szCs w:val="32"/>
        </w:rPr>
        <w:t>e</w:t>
      </w:r>
      <w:r w:rsidR="00FA6647" w:rsidRPr="00081969">
        <w:rPr>
          <w:rFonts w:ascii="Calibri" w:hAnsi="Calibri" w:cs="Calibri"/>
          <w:sz w:val="32"/>
          <w:szCs w:val="32"/>
        </w:rPr>
        <w:t xml:space="preserve"> ARIMA</w:t>
      </w:r>
      <w:r w:rsidR="00FA6647">
        <w:rPr>
          <w:rFonts w:ascii="Calibri" w:hAnsi="Calibri" w:cs="Calibri"/>
          <w:sz w:val="32"/>
          <w:szCs w:val="32"/>
        </w:rPr>
        <w:t>(</w:t>
      </w:r>
      <w:proofErr w:type="spellStart"/>
      <w:r w:rsidR="00FA6647">
        <w:rPr>
          <w:rFonts w:ascii="Calibri" w:hAnsi="Calibri" w:cs="Calibri"/>
          <w:sz w:val="32"/>
          <w:szCs w:val="32"/>
        </w:rPr>
        <w:t>p</w:t>
      </w:r>
      <w:r w:rsidR="00FA6647">
        <w:rPr>
          <w:rFonts w:ascii="Calibri" w:hAnsi="Calibri" w:cs="Calibri"/>
          <w:sz w:val="32"/>
          <w:szCs w:val="32"/>
          <w:vertAlign w:val="subscript"/>
        </w:rPr>
        <w:t>k</w:t>
      </w:r>
      <w:r w:rsidR="00FA6647">
        <w:rPr>
          <w:rFonts w:ascii="Calibri" w:hAnsi="Calibri" w:cs="Calibri"/>
          <w:sz w:val="32"/>
          <w:szCs w:val="32"/>
        </w:rPr>
        <w:t>,d</w:t>
      </w:r>
      <w:r w:rsidR="00FA6647">
        <w:rPr>
          <w:rFonts w:ascii="Calibri" w:hAnsi="Calibri" w:cs="Calibri"/>
          <w:sz w:val="32"/>
          <w:szCs w:val="32"/>
          <w:vertAlign w:val="subscript"/>
        </w:rPr>
        <w:t>k</w:t>
      </w:r>
      <w:r w:rsidR="00FA6647">
        <w:rPr>
          <w:rFonts w:ascii="Calibri" w:hAnsi="Calibri" w:cs="Calibri"/>
          <w:sz w:val="32"/>
          <w:szCs w:val="32"/>
        </w:rPr>
        <w:t>,q</w:t>
      </w:r>
      <w:r w:rsidR="00FA6647"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 w:rsidR="00FA6647">
        <w:rPr>
          <w:rFonts w:ascii="Calibri" w:hAnsi="Calibri" w:cs="Calibri"/>
          <w:sz w:val="32"/>
          <w:szCs w:val="32"/>
        </w:rPr>
        <w:t>)</w:t>
      </w:r>
      <w:r w:rsidR="00FA6647" w:rsidRPr="00081969">
        <w:rPr>
          <w:rFonts w:ascii="Calibri" w:hAnsi="Calibri" w:cs="Calibri"/>
          <w:sz w:val="32"/>
          <w:szCs w:val="32"/>
        </w:rPr>
        <w:t xml:space="preserve"> model</w:t>
      </w:r>
      <w:r w:rsidR="00FA6647">
        <w:rPr>
          <w:rFonts w:ascii="Calibri" w:hAnsi="Calibri" w:cs="Calibri"/>
          <w:sz w:val="32"/>
          <w:szCs w:val="32"/>
        </w:rPr>
        <w:t>,</w:t>
      </w:r>
      <w:r w:rsidR="00FA6647">
        <w:rPr>
          <w:rFonts w:ascii="Calibri" w:hAnsi="Calibri" w:cs="Calibri"/>
          <w:sz w:val="32"/>
          <w:szCs w:val="32"/>
        </w:rPr>
        <w:t xml:space="preserve"> representing:</w:t>
      </w:r>
    </w:p>
    <w:p w14:paraId="54E9EA88" w14:textId="77777777" w:rsidR="00FA6647" w:rsidRPr="00E17479" w:rsidRDefault="00FA6647" w:rsidP="00FA6647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2CD7579F" w14:textId="77777777" w:rsidR="00FA6647" w:rsidRPr="00E17479" w:rsidRDefault="00FA6647" w:rsidP="00FA6647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2299CB08" w14:textId="77777777" w:rsidR="00FA6647" w:rsidRDefault="003900AF" w:rsidP="003900AF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 xml:space="preserve">A2. </w:t>
      </w:r>
      <w:r w:rsidR="00FA6647">
        <w:rPr>
          <w:rFonts w:ascii="Calibri" w:hAnsi="Calibri" w:cs="Calibri"/>
          <w:sz w:val="32"/>
          <w:szCs w:val="32"/>
        </w:rPr>
        <w:t>Select the best (optimal</w:t>
      </w:r>
      <w:r>
        <w:rPr>
          <w:rFonts w:ascii="Calibri" w:hAnsi="Calibri" w:cs="Calibri"/>
          <w:sz w:val="32"/>
          <w:szCs w:val="32"/>
        </w:rPr>
        <w:t>)</w:t>
      </w:r>
      <w:r w:rsidR="00FA6647" w:rsidRPr="00FA6647">
        <w:rPr>
          <w:rFonts w:ascii="Calibri" w:hAnsi="Calibri" w:cs="Calibri"/>
          <w:sz w:val="32"/>
          <w:szCs w:val="32"/>
        </w:rPr>
        <w:t xml:space="preserve"> </w:t>
      </w:r>
      <w:r w:rsidR="00FA6647" w:rsidRPr="00081969">
        <w:rPr>
          <w:rFonts w:ascii="Calibri" w:hAnsi="Calibri" w:cs="Calibri"/>
          <w:sz w:val="32"/>
          <w:szCs w:val="32"/>
        </w:rPr>
        <w:t>ARIMA</w:t>
      </w:r>
      <w:r w:rsidR="00FA6647">
        <w:rPr>
          <w:rFonts w:ascii="Calibri" w:hAnsi="Calibri" w:cs="Calibri"/>
          <w:sz w:val="32"/>
          <w:szCs w:val="32"/>
        </w:rPr>
        <w:t xml:space="preserve"> model</w:t>
      </w:r>
      <w:r>
        <w:rPr>
          <w:rFonts w:ascii="Calibri" w:hAnsi="Calibri" w:cs="Calibri"/>
          <w:sz w:val="32"/>
          <w:szCs w:val="32"/>
        </w:rPr>
        <w:t xml:space="preserve">: </w:t>
      </w:r>
    </w:p>
    <w:p w14:paraId="010EC9CD" w14:textId="40E79354" w:rsidR="00FA6647" w:rsidRPr="00E17479" w:rsidRDefault="0085240D" w:rsidP="00FA6647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For each </w:t>
      </w:r>
      <w:proofErr w:type="gramStart"/>
      <w:r w:rsidRPr="00081969">
        <w:rPr>
          <w:rFonts w:ascii="Calibri" w:hAnsi="Calibri" w:cs="Calibri"/>
          <w:sz w:val="32"/>
          <w:szCs w:val="32"/>
        </w:rPr>
        <w:t>ARIMA</w:t>
      </w:r>
      <w:r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>
        <w:rPr>
          <w:rFonts w:ascii="Calibri" w:hAnsi="Calibri" w:cs="Calibri"/>
          <w:sz w:val="32"/>
          <w:szCs w:val="32"/>
        </w:rPr>
        <w:t>)</w:t>
      </w:r>
      <w:r w:rsidRPr="00081969">
        <w:rPr>
          <w:rFonts w:ascii="Calibri" w:hAnsi="Calibri" w:cs="Calibri"/>
          <w:sz w:val="32"/>
          <w:szCs w:val="32"/>
        </w:rPr>
        <w:t xml:space="preserve"> model</w:t>
      </w:r>
      <w:r>
        <w:rPr>
          <w:rFonts w:ascii="Calibri" w:hAnsi="Calibri" w:cs="Calibri"/>
          <w:sz w:val="32"/>
          <w:szCs w:val="32"/>
        </w:rPr>
        <w:t xml:space="preserve">, check the stability of estimated regression parameters </w:t>
      </w:r>
      <w:r w:rsidR="00910BC4" w:rsidRPr="00910BC4">
        <w:rPr>
          <w:rFonts w:ascii="Calibri" w:hAnsi="Calibri" w:cs="Calibri"/>
          <w:sz w:val="32"/>
          <w:szCs w:val="32"/>
        </w:rPr>
        <w:t>by examining the corresponding confidence intervals (</w:t>
      </w:r>
      <w:bookmarkStart w:id="50" w:name="_Hlk212127527"/>
      <w:r w:rsidR="00910BC4" w:rsidRPr="00910BC4">
        <w:rPr>
          <w:rFonts w:ascii="Calibri" w:hAnsi="Calibri" w:cs="Calibri"/>
          <w:sz w:val="32"/>
          <w:szCs w:val="32"/>
        </w:rPr>
        <w:t>choose the model with stable regression parameters</w:t>
      </w:r>
      <w:bookmarkEnd w:id="50"/>
      <w:r w:rsidR="00910BC4" w:rsidRPr="00910BC4">
        <w:rPr>
          <w:rFonts w:ascii="Calibri" w:hAnsi="Calibri" w:cs="Calibri"/>
          <w:sz w:val="32"/>
          <w:szCs w:val="32"/>
        </w:rPr>
        <w:t>).</w:t>
      </w:r>
    </w:p>
    <w:p w14:paraId="2F60736C" w14:textId="0E32C865" w:rsidR="00FA6647" w:rsidRPr="00E17479" w:rsidRDefault="0085240D" w:rsidP="00FA6647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Compare </w:t>
      </w:r>
      <w:r w:rsidR="00674F7A">
        <w:rPr>
          <w:rFonts w:ascii="Calibri" w:hAnsi="Calibri" w:cs="Calibri"/>
          <w:sz w:val="32"/>
          <w:szCs w:val="32"/>
        </w:rPr>
        <w:t>AIC values of</w:t>
      </w:r>
      <w:r w:rsidR="00674F7A" w:rsidRPr="00674F7A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="00674F7A" w:rsidRPr="00081969">
        <w:rPr>
          <w:rFonts w:ascii="Calibri" w:hAnsi="Calibri" w:cs="Calibri"/>
          <w:sz w:val="32"/>
          <w:szCs w:val="32"/>
        </w:rPr>
        <w:t>ARIMA</w:t>
      </w:r>
      <w:r w:rsidR="00674F7A"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 w:rsidR="00674F7A">
        <w:rPr>
          <w:rFonts w:ascii="Calibri" w:hAnsi="Calibri" w:cs="Calibri"/>
          <w:sz w:val="32"/>
          <w:szCs w:val="32"/>
        </w:rPr>
        <w:t>p</w:t>
      </w:r>
      <w:r w:rsidR="00674F7A">
        <w:rPr>
          <w:rFonts w:ascii="Calibri" w:hAnsi="Calibri" w:cs="Calibri"/>
          <w:sz w:val="32"/>
          <w:szCs w:val="32"/>
          <w:vertAlign w:val="subscript"/>
        </w:rPr>
        <w:t>k</w:t>
      </w:r>
      <w:r w:rsidR="00674F7A">
        <w:rPr>
          <w:rFonts w:ascii="Calibri" w:hAnsi="Calibri" w:cs="Calibri"/>
          <w:sz w:val="32"/>
          <w:szCs w:val="32"/>
        </w:rPr>
        <w:t>,d</w:t>
      </w:r>
      <w:r w:rsidR="00674F7A">
        <w:rPr>
          <w:rFonts w:ascii="Calibri" w:hAnsi="Calibri" w:cs="Calibri"/>
          <w:sz w:val="32"/>
          <w:szCs w:val="32"/>
          <w:vertAlign w:val="subscript"/>
        </w:rPr>
        <w:t>k</w:t>
      </w:r>
      <w:r w:rsidR="00674F7A">
        <w:rPr>
          <w:rFonts w:ascii="Calibri" w:hAnsi="Calibri" w:cs="Calibri"/>
          <w:sz w:val="32"/>
          <w:szCs w:val="32"/>
        </w:rPr>
        <w:t>,q</w:t>
      </w:r>
      <w:r w:rsidR="00674F7A"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 w:rsidR="00674F7A">
        <w:rPr>
          <w:rFonts w:ascii="Calibri" w:hAnsi="Calibri" w:cs="Calibri"/>
          <w:sz w:val="32"/>
          <w:szCs w:val="32"/>
        </w:rPr>
        <w:t>)</w:t>
      </w:r>
      <w:r w:rsidR="00674F7A" w:rsidRPr="00081969">
        <w:rPr>
          <w:rFonts w:ascii="Calibri" w:hAnsi="Calibri" w:cs="Calibri"/>
          <w:sz w:val="32"/>
          <w:szCs w:val="32"/>
        </w:rPr>
        <w:t xml:space="preserve"> model</w:t>
      </w:r>
      <w:r w:rsidR="00674F7A">
        <w:rPr>
          <w:rFonts w:ascii="Calibri" w:hAnsi="Calibri" w:cs="Calibri"/>
          <w:sz w:val="32"/>
          <w:szCs w:val="32"/>
        </w:rPr>
        <w:t xml:space="preserve">s, </w:t>
      </w:r>
      <w:r w:rsidR="00674F7A" w:rsidRPr="00910BC4">
        <w:rPr>
          <w:rFonts w:ascii="Calibri" w:hAnsi="Calibri" w:cs="Calibri"/>
          <w:sz w:val="32"/>
          <w:szCs w:val="32"/>
        </w:rPr>
        <w:t xml:space="preserve">choose the model with </w:t>
      </w:r>
      <w:r w:rsidR="00674F7A">
        <w:rPr>
          <w:rFonts w:ascii="Calibri" w:hAnsi="Calibri" w:cs="Calibri"/>
          <w:sz w:val="32"/>
          <w:szCs w:val="32"/>
        </w:rPr>
        <w:t xml:space="preserve">the lowest </w:t>
      </w:r>
      <w:r w:rsidR="00674F7A">
        <w:rPr>
          <w:rFonts w:ascii="Calibri" w:hAnsi="Calibri" w:cs="Calibri"/>
          <w:sz w:val="32"/>
          <w:szCs w:val="32"/>
        </w:rPr>
        <w:t>AIC value</w:t>
      </w:r>
      <w:r w:rsidR="00674F7A">
        <w:rPr>
          <w:rFonts w:ascii="Calibri" w:hAnsi="Calibri" w:cs="Calibri"/>
          <w:sz w:val="32"/>
          <w:szCs w:val="32"/>
        </w:rPr>
        <w:t xml:space="preserve"> and</w:t>
      </w:r>
      <w:r w:rsidR="00674F7A">
        <w:rPr>
          <w:rFonts w:ascii="Calibri" w:hAnsi="Calibri" w:cs="Calibri"/>
          <w:sz w:val="32"/>
          <w:szCs w:val="32"/>
        </w:rPr>
        <w:t xml:space="preserve"> </w:t>
      </w:r>
      <w:r w:rsidR="00674F7A" w:rsidRPr="00910BC4">
        <w:rPr>
          <w:rFonts w:ascii="Calibri" w:hAnsi="Calibri" w:cs="Calibri"/>
          <w:sz w:val="32"/>
          <w:szCs w:val="32"/>
        </w:rPr>
        <w:t>stable regression parameters</w:t>
      </w:r>
      <w:r w:rsidR="00674F7A" w:rsidRPr="00674F7A">
        <w:rPr>
          <w:rFonts w:ascii="Calibri" w:hAnsi="Calibri" w:cs="Calibri"/>
          <w:sz w:val="32"/>
          <w:szCs w:val="32"/>
        </w:rPr>
        <w:t xml:space="preserve"> </w:t>
      </w:r>
      <w:r w:rsidR="00674F7A">
        <w:rPr>
          <w:rFonts w:ascii="Calibri" w:hAnsi="Calibri" w:cs="Calibri"/>
          <w:sz w:val="32"/>
          <w:szCs w:val="32"/>
        </w:rPr>
        <w:t xml:space="preserve">as the </w:t>
      </w:r>
      <w:r w:rsidR="00674F7A">
        <w:rPr>
          <w:rFonts w:ascii="Calibri" w:hAnsi="Calibri" w:cs="Calibri"/>
          <w:sz w:val="32"/>
          <w:szCs w:val="32"/>
        </w:rPr>
        <w:t>best</w:t>
      </w:r>
      <w:r w:rsidR="00674F7A" w:rsidRPr="00674F7A">
        <w:rPr>
          <w:rFonts w:ascii="Calibri" w:hAnsi="Calibri" w:cs="Calibri"/>
          <w:sz w:val="32"/>
          <w:szCs w:val="32"/>
        </w:rPr>
        <w:t xml:space="preserve"> </w:t>
      </w:r>
      <w:r w:rsidR="00674F7A" w:rsidRPr="00081969">
        <w:rPr>
          <w:rFonts w:ascii="Calibri" w:hAnsi="Calibri" w:cs="Calibri"/>
          <w:sz w:val="32"/>
          <w:szCs w:val="32"/>
        </w:rPr>
        <w:t>ARIMA</w:t>
      </w:r>
      <w:r w:rsidR="00674F7A">
        <w:rPr>
          <w:rFonts w:ascii="Calibri" w:hAnsi="Calibri" w:cs="Calibri"/>
          <w:sz w:val="32"/>
          <w:szCs w:val="32"/>
        </w:rPr>
        <w:t>(</w:t>
      </w:r>
      <w:proofErr w:type="spellStart"/>
      <w:r w:rsidR="00674F7A">
        <w:rPr>
          <w:rFonts w:ascii="Calibri" w:hAnsi="Calibri" w:cs="Calibri"/>
          <w:sz w:val="32"/>
          <w:szCs w:val="32"/>
        </w:rPr>
        <w:t>p</w:t>
      </w:r>
      <w:r w:rsidR="00674F7A">
        <w:rPr>
          <w:rFonts w:ascii="Calibri" w:hAnsi="Calibri" w:cs="Calibri"/>
          <w:sz w:val="32"/>
          <w:szCs w:val="32"/>
          <w:vertAlign w:val="subscript"/>
        </w:rPr>
        <w:t>O</w:t>
      </w:r>
      <w:r w:rsidR="00674F7A">
        <w:rPr>
          <w:rFonts w:ascii="Calibri" w:hAnsi="Calibri" w:cs="Calibri"/>
          <w:sz w:val="32"/>
          <w:szCs w:val="32"/>
        </w:rPr>
        <w:t>,d</w:t>
      </w:r>
      <w:r w:rsidR="00674F7A">
        <w:rPr>
          <w:rFonts w:ascii="Calibri" w:hAnsi="Calibri" w:cs="Calibri"/>
          <w:sz w:val="32"/>
          <w:szCs w:val="32"/>
          <w:vertAlign w:val="subscript"/>
        </w:rPr>
        <w:t>O</w:t>
      </w:r>
      <w:r w:rsidR="00674F7A">
        <w:rPr>
          <w:rFonts w:ascii="Calibri" w:hAnsi="Calibri" w:cs="Calibri"/>
          <w:sz w:val="32"/>
          <w:szCs w:val="32"/>
        </w:rPr>
        <w:t>,q</w:t>
      </w:r>
      <w:r w:rsidR="00674F7A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674F7A">
        <w:rPr>
          <w:rFonts w:ascii="Calibri" w:hAnsi="Calibri" w:cs="Calibri"/>
          <w:sz w:val="32"/>
          <w:szCs w:val="32"/>
        </w:rPr>
        <w:t>)</w:t>
      </w:r>
      <w:r w:rsidR="00674F7A" w:rsidRPr="00081969">
        <w:rPr>
          <w:rFonts w:ascii="Calibri" w:hAnsi="Calibri" w:cs="Calibri"/>
          <w:sz w:val="32"/>
          <w:szCs w:val="32"/>
        </w:rPr>
        <w:t xml:space="preserve"> model</w:t>
      </w:r>
      <w:r w:rsidR="00674F7A">
        <w:rPr>
          <w:rFonts w:ascii="Calibri" w:hAnsi="Calibri" w:cs="Calibri"/>
          <w:sz w:val="32"/>
          <w:szCs w:val="32"/>
        </w:rPr>
        <w:t>.</w:t>
      </w:r>
    </w:p>
    <w:p w14:paraId="3F182276" w14:textId="2D61A30D" w:rsidR="003900AF" w:rsidRPr="00E17479" w:rsidRDefault="001A1D19" w:rsidP="0085240D">
      <w:pPr>
        <w:pStyle w:val="PlainText"/>
        <w:spacing w:line="276" w:lineRule="auto"/>
        <w:ind w:left="1077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(</w:t>
      </w:r>
      <w:r w:rsidRPr="001A1D19">
        <w:rPr>
          <w:rFonts w:ascii="Calibri" w:hAnsi="Calibri" w:cs="Calibri"/>
          <w:i/>
          <w:iCs/>
          <w:sz w:val="32"/>
          <w:szCs w:val="32"/>
        </w:rPr>
        <w:t>You can use the “loop” procedure for each parameter p, q, and d in this step</w:t>
      </w:r>
      <w:r>
        <w:rPr>
          <w:rFonts w:ascii="Calibri" w:hAnsi="Calibri" w:cs="Calibri"/>
          <w:sz w:val="32"/>
          <w:szCs w:val="32"/>
        </w:rPr>
        <w:t>)</w:t>
      </w:r>
    </w:p>
    <w:p w14:paraId="47ECE4FB" w14:textId="12C61635" w:rsidR="001A1D19" w:rsidRPr="00E17479" w:rsidRDefault="00864AF3" w:rsidP="001A1D19">
      <w:pPr>
        <w:pStyle w:val="PlainText"/>
        <w:numPr>
          <w:ilvl w:val="0"/>
          <w:numId w:val="44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For </w:t>
      </w:r>
      <w:r w:rsidR="0041729F">
        <w:rPr>
          <w:rFonts w:ascii="Calibri" w:hAnsi="Calibri" w:cs="Calibri"/>
          <w:sz w:val="32"/>
          <w:szCs w:val="32"/>
        </w:rPr>
        <w:t>CPI rate (series 3)</w:t>
      </w:r>
      <w:r w:rsidR="001A1D19">
        <w:rPr>
          <w:rFonts w:ascii="Calibri" w:hAnsi="Calibri" w:cs="Calibri"/>
          <w:sz w:val="32"/>
          <w:szCs w:val="32"/>
        </w:rPr>
        <w:t xml:space="preserve">, based on </w:t>
      </w:r>
      <w:r w:rsidR="001A1D19" w:rsidRPr="003F1280">
        <w:rPr>
          <w:rFonts w:ascii="Calibri" w:hAnsi="Calibri" w:cs="Calibri"/>
          <w:sz w:val="32"/>
          <w:szCs w:val="32"/>
        </w:rPr>
        <w:t>the maximum value of parameter</w:t>
      </w:r>
      <w:r w:rsidR="001A1D19">
        <w:rPr>
          <w:rFonts w:ascii="Calibri" w:hAnsi="Calibri" w:cs="Calibri"/>
          <w:sz w:val="32"/>
          <w:szCs w:val="32"/>
        </w:rPr>
        <w:t>s (</w:t>
      </w:r>
      <w:proofErr w:type="spellStart"/>
      <w:proofErr w:type="gramStart"/>
      <w:r w:rsidR="001A1D19">
        <w:rPr>
          <w:rFonts w:ascii="Calibri" w:hAnsi="Calibri" w:cs="Calibri"/>
          <w:sz w:val="32"/>
          <w:szCs w:val="32"/>
        </w:rPr>
        <w:t>p,d</w:t>
      </w:r>
      <w:proofErr w:type="gramEnd"/>
      <w:r w:rsidR="001A1D19">
        <w:rPr>
          <w:rFonts w:ascii="Calibri" w:hAnsi="Calibri" w:cs="Calibri"/>
          <w:sz w:val="32"/>
          <w:szCs w:val="32"/>
        </w:rPr>
        <w:t>,q</w:t>
      </w:r>
      <w:proofErr w:type="spellEnd"/>
      <w:r w:rsidR="001A1D19">
        <w:rPr>
          <w:rFonts w:ascii="Calibri" w:hAnsi="Calibri" w:cs="Calibri"/>
          <w:sz w:val="32"/>
          <w:szCs w:val="32"/>
        </w:rPr>
        <w:t xml:space="preserve">) determined in Step 1.3, </w:t>
      </w:r>
      <w:r w:rsidR="001A1D19" w:rsidRPr="003F1280">
        <w:rPr>
          <w:rFonts w:ascii="Calibri" w:hAnsi="Calibri" w:cs="Calibri"/>
          <w:sz w:val="32"/>
          <w:szCs w:val="32"/>
        </w:rPr>
        <w:t xml:space="preserve"> </w:t>
      </w:r>
      <w:r w:rsidR="001A1D19">
        <w:rPr>
          <w:rFonts w:ascii="Calibri" w:hAnsi="Calibri" w:cs="Calibri"/>
          <w:sz w:val="32"/>
          <w:szCs w:val="32"/>
        </w:rPr>
        <w:t>choose some combinations (p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1</w:t>
      </w:r>
      <w:r w:rsidR="001A1D19">
        <w:rPr>
          <w:rFonts w:ascii="Calibri" w:hAnsi="Calibri" w:cs="Calibri"/>
          <w:sz w:val="32"/>
          <w:szCs w:val="32"/>
        </w:rPr>
        <w:t>,d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1</w:t>
      </w:r>
      <w:r w:rsidR="001A1D19">
        <w:rPr>
          <w:rFonts w:ascii="Calibri" w:hAnsi="Calibri" w:cs="Calibri"/>
          <w:sz w:val="32"/>
          <w:szCs w:val="32"/>
        </w:rPr>
        <w:t>,q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1</w:t>
      </w:r>
      <w:r w:rsidR="001A1D19">
        <w:rPr>
          <w:rFonts w:ascii="Calibri" w:hAnsi="Calibri" w:cs="Calibri"/>
          <w:sz w:val="32"/>
          <w:szCs w:val="32"/>
        </w:rPr>
        <w:t>), (p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2</w:t>
      </w:r>
      <w:r w:rsidR="001A1D19">
        <w:rPr>
          <w:rFonts w:ascii="Calibri" w:hAnsi="Calibri" w:cs="Calibri"/>
          <w:sz w:val="32"/>
          <w:szCs w:val="32"/>
        </w:rPr>
        <w:t>,d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2</w:t>
      </w:r>
      <w:r w:rsidR="001A1D19">
        <w:rPr>
          <w:rFonts w:ascii="Calibri" w:hAnsi="Calibri" w:cs="Calibri"/>
          <w:sz w:val="32"/>
          <w:szCs w:val="32"/>
        </w:rPr>
        <w:t>,q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2</w:t>
      </w:r>
      <w:r w:rsidR="001A1D19">
        <w:rPr>
          <w:rFonts w:ascii="Calibri" w:hAnsi="Calibri" w:cs="Calibri"/>
          <w:sz w:val="32"/>
          <w:szCs w:val="32"/>
        </w:rPr>
        <w:t>), (p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3</w:t>
      </w:r>
      <w:r w:rsidR="001A1D19">
        <w:rPr>
          <w:rFonts w:ascii="Calibri" w:hAnsi="Calibri" w:cs="Calibri"/>
          <w:sz w:val="32"/>
          <w:szCs w:val="32"/>
        </w:rPr>
        <w:t>,d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3</w:t>
      </w:r>
      <w:r w:rsidR="001A1D19">
        <w:rPr>
          <w:rFonts w:ascii="Calibri" w:hAnsi="Calibri" w:cs="Calibri"/>
          <w:sz w:val="32"/>
          <w:szCs w:val="32"/>
        </w:rPr>
        <w:t>,q</w:t>
      </w:r>
      <w:r w:rsidR="001A1D19" w:rsidRPr="001E0737">
        <w:rPr>
          <w:rFonts w:ascii="Calibri" w:hAnsi="Calibri" w:cs="Calibri"/>
          <w:sz w:val="32"/>
          <w:szCs w:val="32"/>
          <w:vertAlign w:val="subscript"/>
        </w:rPr>
        <w:t>3</w:t>
      </w:r>
      <w:r w:rsidR="001A1D19">
        <w:rPr>
          <w:rFonts w:ascii="Calibri" w:hAnsi="Calibri" w:cs="Calibri"/>
          <w:sz w:val="32"/>
          <w:szCs w:val="32"/>
        </w:rPr>
        <w:t>), ..., then</w:t>
      </w:r>
    </w:p>
    <w:p w14:paraId="66194EB1" w14:textId="5FBD7489" w:rsidR="001A1D19" w:rsidRDefault="0041729F" w:rsidP="001A1D19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</w:t>
      </w:r>
      <w:r w:rsidR="001A1D19">
        <w:rPr>
          <w:rFonts w:ascii="Calibri" w:hAnsi="Calibri" w:cs="Calibri"/>
          <w:sz w:val="32"/>
          <w:szCs w:val="32"/>
        </w:rPr>
        <w:t xml:space="preserve">1. For each </w:t>
      </w:r>
      <w:r w:rsidR="001A1D19" w:rsidRPr="003F1280">
        <w:rPr>
          <w:rFonts w:ascii="Calibri" w:hAnsi="Calibri" w:cs="Calibri"/>
          <w:sz w:val="32"/>
          <w:szCs w:val="32"/>
        </w:rPr>
        <w:t>parameter</w:t>
      </w:r>
      <w:r w:rsidR="001A1D19">
        <w:rPr>
          <w:rFonts w:ascii="Calibri" w:hAnsi="Calibri" w:cs="Calibri"/>
          <w:sz w:val="32"/>
          <w:szCs w:val="32"/>
        </w:rPr>
        <w:t xml:space="preserve"> combination (</w:t>
      </w:r>
      <w:proofErr w:type="spellStart"/>
      <w:proofErr w:type="gramStart"/>
      <w:r w:rsidR="001A1D19">
        <w:rPr>
          <w:rFonts w:ascii="Calibri" w:hAnsi="Calibri" w:cs="Calibri"/>
          <w:sz w:val="32"/>
          <w:szCs w:val="32"/>
        </w:rPr>
        <w:t>p</w:t>
      </w:r>
      <w:r w:rsidR="001A1D19">
        <w:rPr>
          <w:rFonts w:ascii="Calibri" w:hAnsi="Calibri" w:cs="Calibri"/>
          <w:sz w:val="32"/>
          <w:szCs w:val="32"/>
          <w:vertAlign w:val="subscript"/>
        </w:rPr>
        <w:t>k</w:t>
      </w:r>
      <w:r w:rsidR="001A1D19">
        <w:rPr>
          <w:rFonts w:ascii="Calibri" w:hAnsi="Calibri" w:cs="Calibri"/>
          <w:sz w:val="32"/>
          <w:szCs w:val="32"/>
        </w:rPr>
        <w:t>,d</w:t>
      </w:r>
      <w:r w:rsidR="001A1D19">
        <w:rPr>
          <w:rFonts w:ascii="Calibri" w:hAnsi="Calibri" w:cs="Calibri"/>
          <w:sz w:val="32"/>
          <w:szCs w:val="32"/>
          <w:vertAlign w:val="subscript"/>
        </w:rPr>
        <w:t>k</w:t>
      </w:r>
      <w:proofErr w:type="gramEnd"/>
      <w:r w:rsidR="001A1D19">
        <w:rPr>
          <w:rFonts w:ascii="Calibri" w:hAnsi="Calibri" w:cs="Calibri"/>
          <w:sz w:val="32"/>
          <w:szCs w:val="32"/>
        </w:rPr>
        <w:t>,q</w:t>
      </w:r>
      <w:r w:rsidR="001A1D19"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 w:rsidR="001A1D19">
        <w:rPr>
          <w:rFonts w:ascii="Calibri" w:hAnsi="Calibri" w:cs="Calibri"/>
          <w:sz w:val="32"/>
          <w:szCs w:val="32"/>
        </w:rPr>
        <w:t>),</w:t>
      </w:r>
      <w:r w:rsidR="001A1D19" w:rsidRPr="00FA6647">
        <w:rPr>
          <w:rFonts w:ascii="Calibri" w:hAnsi="Calibri" w:cs="Calibri"/>
          <w:sz w:val="32"/>
          <w:szCs w:val="32"/>
        </w:rPr>
        <w:t xml:space="preserve"> </w:t>
      </w:r>
      <w:r w:rsidR="001A1D19">
        <w:rPr>
          <w:rFonts w:ascii="Calibri" w:hAnsi="Calibri" w:cs="Calibri"/>
          <w:sz w:val="32"/>
          <w:szCs w:val="32"/>
        </w:rPr>
        <w:t>e</w:t>
      </w:r>
      <w:r w:rsidR="001A1D19" w:rsidRPr="00081969">
        <w:rPr>
          <w:rFonts w:ascii="Calibri" w:hAnsi="Calibri" w:cs="Calibri"/>
          <w:sz w:val="32"/>
          <w:szCs w:val="32"/>
        </w:rPr>
        <w:t>stimat</w:t>
      </w:r>
      <w:r w:rsidR="001A1D19">
        <w:rPr>
          <w:rFonts w:ascii="Calibri" w:hAnsi="Calibri" w:cs="Calibri"/>
          <w:sz w:val="32"/>
          <w:szCs w:val="32"/>
        </w:rPr>
        <w:t>e</w:t>
      </w:r>
      <w:r w:rsidR="001A1D19" w:rsidRPr="00081969">
        <w:rPr>
          <w:rFonts w:ascii="Calibri" w:hAnsi="Calibri" w:cs="Calibri"/>
          <w:sz w:val="32"/>
          <w:szCs w:val="32"/>
        </w:rPr>
        <w:t xml:space="preserve"> ARIMA</w:t>
      </w:r>
      <w:r w:rsidR="001A1D19">
        <w:rPr>
          <w:rFonts w:ascii="Calibri" w:hAnsi="Calibri" w:cs="Calibri"/>
          <w:sz w:val="32"/>
          <w:szCs w:val="32"/>
        </w:rPr>
        <w:t>(</w:t>
      </w:r>
      <w:proofErr w:type="spellStart"/>
      <w:r w:rsidR="001A1D19">
        <w:rPr>
          <w:rFonts w:ascii="Calibri" w:hAnsi="Calibri" w:cs="Calibri"/>
          <w:sz w:val="32"/>
          <w:szCs w:val="32"/>
        </w:rPr>
        <w:t>p</w:t>
      </w:r>
      <w:r w:rsidR="001A1D19">
        <w:rPr>
          <w:rFonts w:ascii="Calibri" w:hAnsi="Calibri" w:cs="Calibri"/>
          <w:sz w:val="32"/>
          <w:szCs w:val="32"/>
          <w:vertAlign w:val="subscript"/>
        </w:rPr>
        <w:t>k</w:t>
      </w:r>
      <w:r w:rsidR="001A1D19">
        <w:rPr>
          <w:rFonts w:ascii="Calibri" w:hAnsi="Calibri" w:cs="Calibri"/>
          <w:sz w:val="32"/>
          <w:szCs w:val="32"/>
        </w:rPr>
        <w:t>,d</w:t>
      </w:r>
      <w:r w:rsidR="001A1D19">
        <w:rPr>
          <w:rFonts w:ascii="Calibri" w:hAnsi="Calibri" w:cs="Calibri"/>
          <w:sz w:val="32"/>
          <w:szCs w:val="32"/>
          <w:vertAlign w:val="subscript"/>
        </w:rPr>
        <w:t>k</w:t>
      </w:r>
      <w:r w:rsidR="001A1D19">
        <w:rPr>
          <w:rFonts w:ascii="Calibri" w:hAnsi="Calibri" w:cs="Calibri"/>
          <w:sz w:val="32"/>
          <w:szCs w:val="32"/>
        </w:rPr>
        <w:t>,q</w:t>
      </w:r>
      <w:r w:rsidR="001A1D19"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 w:rsidR="001A1D19">
        <w:rPr>
          <w:rFonts w:ascii="Calibri" w:hAnsi="Calibri" w:cs="Calibri"/>
          <w:sz w:val="32"/>
          <w:szCs w:val="32"/>
        </w:rPr>
        <w:t>)</w:t>
      </w:r>
      <w:r w:rsidR="001A1D19" w:rsidRPr="00081969">
        <w:rPr>
          <w:rFonts w:ascii="Calibri" w:hAnsi="Calibri" w:cs="Calibri"/>
          <w:sz w:val="32"/>
          <w:szCs w:val="32"/>
        </w:rPr>
        <w:t xml:space="preserve"> model</w:t>
      </w:r>
      <w:r w:rsidR="001A1D19">
        <w:rPr>
          <w:rFonts w:ascii="Calibri" w:hAnsi="Calibri" w:cs="Calibri"/>
          <w:sz w:val="32"/>
          <w:szCs w:val="32"/>
        </w:rPr>
        <w:t>, representing:</w:t>
      </w:r>
    </w:p>
    <w:p w14:paraId="73ECD083" w14:textId="77777777" w:rsidR="001A1D19" w:rsidRPr="00E17479" w:rsidRDefault="001A1D19" w:rsidP="001A1D1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bookmarkStart w:id="51" w:name="_Hlk212129053"/>
      <w:r>
        <w:rPr>
          <w:rFonts w:ascii="Calibri" w:hAnsi="Calibri" w:cs="Calibri"/>
          <w:sz w:val="32"/>
          <w:szCs w:val="32"/>
        </w:rPr>
        <w:t>Code</w:t>
      </w:r>
    </w:p>
    <w:p w14:paraId="5F08273A" w14:textId="77777777" w:rsidR="001A1D19" w:rsidRPr="00E17479" w:rsidRDefault="001A1D19" w:rsidP="001A1D1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bookmarkEnd w:id="51"/>
    <w:p w14:paraId="56D5BCCD" w14:textId="018FDD87" w:rsidR="001A1D19" w:rsidRDefault="0041729F" w:rsidP="001A1D19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</w:t>
      </w:r>
      <w:r w:rsidR="001A1D19">
        <w:rPr>
          <w:rFonts w:ascii="Calibri" w:hAnsi="Calibri" w:cs="Calibri"/>
          <w:sz w:val="32"/>
          <w:szCs w:val="32"/>
        </w:rPr>
        <w:t>2. Select the best (optimal)</w:t>
      </w:r>
      <w:r w:rsidR="001A1D19" w:rsidRPr="00FA6647">
        <w:rPr>
          <w:rFonts w:ascii="Calibri" w:hAnsi="Calibri" w:cs="Calibri"/>
          <w:sz w:val="32"/>
          <w:szCs w:val="32"/>
        </w:rPr>
        <w:t xml:space="preserve"> </w:t>
      </w:r>
      <w:r w:rsidR="001A1D19" w:rsidRPr="00081969">
        <w:rPr>
          <w:rFonts w:ascii="Calibri" w:hAnsi="Calibri" w:cs="Calibri"/>
          <w:sz w:val="32"/>
          <w:szCs w:val="32"/>
        </w:rPr>
        <w:t>ARIMA</w:t>
      </w:r>
      <w:r w:rsidR="001A1D19">
        <w:rPr>
          <w:rFonts w:ascii="Calibri" w:hAnsi="Calibri" w:cs="Calibri"/>
          <w:sz w:val="32"/>
          <w:szCs w:val="32"/>
        </w:rPr>
        <w:t xml:space="preserve"> model: </w:t>
      </w:r>
    </w:p>
    <w:p w14:paraId="60B8F16B" w14:textId="77777777" w:rsidR="001A1D19" w:rsidRPr="00E17479" w:rsidRDefault="001A1D19" w:rsidP="001A1D1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For each </w:t>
      </w:r>
      <w:proofErr w:type="gramStart"/>
      <w:r w:rsidRPr="00081969">
        <w:rPr>
          <w:rFonts w:ascii="Calibri" w:hAnsi="Calibri" w:cs="Calibri"/>
          <w:sz w:val="32"/>
          <w:szCs w:val="32"/>
        </w:rPr>
        <w:t>ARIMA</w:t>
      </w:r>
      <w:r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>
        <w:rPr>
          <w:rFonts w:ascii="Calibri" w:hAnsi="Calibri" w:cs="Calibri"/>
          <w:sz w:val="32"/>
          <w:szCs w:val="32"/>
        </w:rPr>
        <w:t>)</w:t>
      </w:r>
      <w:r w:rsidRPr="00081969">
        <w:rPr>
          <w:rFonts w:ascii="Calibri" w:hAnsi="Calibri" w:cs="Calibri"/>
          <w:sz w:val="32"/>
          <w:szCs w:val="32"/>
        </w:rPr>
        <w:t xml:space="preserve"> model</w:t>
      </w:r>
      <w:r>
        <w:rPr>
          <w:rFonts w:ascii="Calibri" w:hAnsi="Calibri" w:cs="Calibri"/>
          <w:sz w:val="32"/>
          <w:szCs w:val="32"/>
        </w:rPr>
        <w:t xml:space="preserve">, check the stability of estimated regression parameters </w:t>
      </w:r>
      <w:r w:rsidRPr="00910BC4">
        <w:rPr>
          <w:rFonts w:ascii="Calibri" w:hAnsi="Calibri" w:cs="Calibri"/>
          <w:sz w:val="32"/>
          <w:szCs w:val="32"/>
        </w:rPr>
        <w:t>by examining the corresponding confidence intervals (choose the model with stable regression parameters).</w:t>
      </w:r>
    </w:p>
    <w:p w14:paraId="321273C2" w14:textId="77777777" w:rsidR="001A1D19" w:rsidRPr="00E17479" w:rsidRDefault="001A1D19" w:rsidP="001A1D19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Compare AIC values of</w:t>
      </w:r>
      <w:r w:rsidRPr="00674F7A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Pr="00081969">
        <w:rPr>
          <w:rFonts w:ascii="Calibri" w:hAnsi="Calibri" w:cs="Calibri"/>
          <w:sz w:val="32"/>
          <w:szCs w:val="32"/>
        </w:rPr>
        <w:t>ARIMA</w:t>
      </w:r>
      <w:r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k</w:t>
      </w:r>
      <w:proofErr w:type="spellEnd"/>
      <w:r>
        <w:rPr>
          <w:rFonts w:ascii="Calibri" w:hAnsi="Calibri" w:cs="Calibri"/>
          <w:sz w:val="32"/>
          <w:szCs w:val="32"/>
        </w:rPr>
        <w:t>)</w:t>
      </w:r>
      <w:r w:rsidRPr="00081969">
        <w:rPr>
          <w:rFonts w:ascii="Calibri" w:hAnsi="Calibri" w:cs="Calibri"/>
          <w:sz w:val="32"/>
          <w:szCs w:val="32"/>
        </w:rPr>
        <w:t xml:space="preserve"> model</w:t>
      </w:r>
      <w:r>
        <w:rPr>
          <w:rFonts w:ascii="Calibri" w:hAnsi="Calibri" w:cs="Calibri"/>
          <w:sz w:val="32"/>
          <w:szCs w:val="32"/>
        </w:rPr>
        <w:t xml:space="preserve">s, </w:t>
      </w:r>
      <w:r w:rsidRPr="00910BC4">
        <w:rPr>
          <w:rFonts w:ascii="Calibri" w:hAnsi="Calibri" w:cs="Calibri"/>
          <w:sz w:val="32"/>
          <w:szCs w:val="32"/>
        </w:rPr>
        <w:t xml:space="preserve">choose the model with </w:t>
      </w:r>
      <w:r>
        <w:rPr>
          <w:rFonts w:ascii="Calibri" w:hAnsi="Calibri" w:cs="Calibri"/>
          <w:sz w:val="32"/>
          <w:szCs w:val="32"/>
        </w:rPr>
        <w:t xml:space="preserve">the lowest AIC value and </w:t>
      </w:r>
      <w:r w:rsidRPr="00910BC4">
        <w:rPr>
          <w:rFonts w:ascii="Calibri" w:hAnsi="Calibri" w:cs="Calibri"/>
          <w:sz w:val="32"/>
          <w:szCs w:val="32"/>
        </w:rPr>
        <w:t>stable regression parameters</w:t>
      </w:r>
      <w:r w:rsidRPr="00674F7A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as the best</w:t>
      </w:r>
      <w:r w:rsidRPr="00674F7A">
        <w:rPr>
          <w:rFonts w:ascii="Calibri" w:hAnsi="Calibri" w:cs="Calibri"/>
          <w:sz w:val="32"/>
          <w:szCs w:val="32"/>
        </w:rPr>
        <w:t xml:space="preserve"> </w:t>
      </w:r>
      <w:r w:rsidRPr="00081969">
        <w:rPr>
          <w:rFonts w:ascii="Calibri" w:hAnsi="Calibri" w:cs="Calibri"/>
          <w:sz w:val="32"/>
          <w:szCs w:val="32"/>
        </w:rPr>
        <w:t>ARIMA</w:t>
      </w:r>
      <w:r>
        <w:rPr>
          <w:rFonts w:ascii="Calibri" w:hAnsi="Calibri" w:cs="Calibri"/>
          <w:sz w:val="32"/>
          <w:szCs w:val="32"/>
        </w:rPr>
        <w:t>(</w:t>
      </w:r>
      <w:proofErr w:type="spellStart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>
        <w:rPr>
          <w:rFonts w:ascii="Calibri" w:hAnsi="Calibri" w:cs="Calibri"/>
          <w:sz w:val="32"/>
          <w:szCs w:val="32"/>
        </w:rPr>
        <w:t>)</w:t>
      </w:r>
      <w:r w:rsidRPr="00081969">
        <w:rPr>
          <w:rFonts w:ascii="Calibri" w:hAnsi="Calibri" w:cs="Calibri"/>
          <w:sz w:val="32"/>
          <w:szCs w:val="32"/>
        </w:rPr>
        <w:t xml:space="preserve"> model</w:t>
      </w:r>
      <w:r>
        <w:rPr>
          <w:rFonts w:ascii="Calibri" w:hAnsi="Calibri" w:cs="Calibri"/>
          <w:sz w:val="32"/>
          <w:szCs w:val="32"/>
        </w:rPr>
        <w:t>.</w:t>
      </w:r>
    </w:p>
    <w:p w14:paraId="6C6BF6DE" w14:textId="77777777" w:rsidR="001A1D19" w:rsidRPr="00E17479" w:rsidRDefault="001A1D19" w:rsidP="001A1D19">
      <w:pPr>
        <w:pStyle w:val="PlainText"/>
        <w:spacing w:line="276" w:lineRule="auto"/>
        <w:ind w:left="1077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(</w:t>
      </w:r>
      <w:r w:rsidRPr="001A1D19">
        <w:rPr>
          <w:rFonts w:ascii="Calibri" w:hAnsi="Calibri" w:cs="Calibri"/>
          <w:i/>
          <w:iCs/>
          <w:sz w:val="32"/>
          <w:szCs w:val="32"/>
        </w:rPr>
        <w:t>You can use the “loop” procedure for each parameter p, q, and d in this step</w:t>
      </w:r>
      <w:r>
        <w:rPr>
          <w:rFonts w:ascii="Calibri" w:hAnsi="Calibri" w:cs="Calibri"/>
          <w:sz w:val="32"/>
          <w:szCs w:val="32"/>
        </w:rPr>
        <w:t>)</w:t>
      </w:r>
    </w:p>
    <w:p w14:paraId="1ADA0C92" w14:textId="77777777" w:rsidR="00081969" w:rsidRDefault="00081969" w:rsidP="00081969">
      <w:pPr>
        <w:pStyle w:val="PlainText"/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</w:p>
    <w:p w14:paraId="3FC70831" w14:textId="57434FF2" w:rsidR="00081969" w:rsidRPr="00864AF3" w:rsidRDefault="00864AF3" w:rsidP="00081969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864AF3">
        <w:rPr>
          <w:rFonts w:ascii="Calibri" w:hAnsi="Calibri" w:cs="Calibri"/>
          <w:sz w:val="32"/>
          <w:szCs w:val="32"/>
        </w:rPr>
        <w:lastRenderedPageBreak/>
        <w:t xml:space="preserve">Mean values </w:t>
      </w:r>
      <w:r>
        <w:rPr>
          <w:rFonts w:ascii="Calibri" w:hAnsi="Calibri" w:cs="Calibri"/>
          <w:sz w:val="32"/>
          <w:szCs w:val="32"/>
        </w:rPr>
        <w:t>f</w:t>
      </w:r>
      <w:r w:rsidRPr="00864AF3">
        <w:rPr>
          <w:rFonts w:ascii="Calibri" w:hAnsi="Calibri" w:cs="Calibri"/>
          <w:sz w:val="32"/>
          <w:szCs w:val="32"/>
        </w:rPr>
        <w:t>orecasting</w:t>
      </w:r>
      <w:r>
        <w:rPr>
          <w:rFonts w:ascii="Calibri" w:hAnsi="Calibri" w:cs="Calibri"/>
          <w:sz w:val="32"/>
          <w:szCs w:val="32"/>
        </w:rPr>
        <w:t xml:space="preserve"> for</w:t>
      </w:r>
      <w:r w:rsidR="00081969" w:rsidRPr="00081969">
        <w:rPr>
          <w:rFonts w:ascii="Calibri" w:hAnsi="Calibri" w:cs="Calibri"/>
          <w:sz w:val="32"/>
          <w:szCs w:val="32"/>
        </w:rPr>
        <w:t xml:space="preserve"> ARIMA </w:t>
      </w:r>
      <w:proofErr w:type="gramStart"/>
      <w:r w:rsidR="00081969" w:rsidRPr="00081969">
        <w:rPr>
          <w:rFonts w:ascii="Calibri" w:hAnsi="Calibri" w:cs="Calibri"/>
          <w:sz w:val="32"/>
          <w:szCs w:val="32"/>
        </w:rPr>
        <w:t>model</w:t>
      </w:r>
      <w:proofErr w:type="gramEnd"/>
      <w:r w:rsidR="00081969" w:rsidRPr="00864AF3">
        <w:rPr>
          <w:rFonts w:ascii="Calibri" w:hAnsi="Calibri" w:cs="Calibri"/>
          <w:sz w:val="32"/>
          <w:szCs w:val="32"/>
        </w:rPr>
        <w:t xml:space="preserve"> </w:t>
      </w:r>
    </w:p>
    <w:p w14:paraId="191E6D6D" w14:textId="164073EB" w:rsidR="00864AF3" w:rsidRPr="004A0FC2" w:rsidRDefault="00864AF3" w:rsidP="00864AF3">
      <w:pPr>
        <w:pStyle w:val="PlainText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For CPI (series 1), based on the best</w:t>
      </w:r>
      <w:r w:rsidRPr="00674F7A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Pr="00081969">
        <w:rPr>
          <w:rFonts w:ascii="Calibri" w:hAnsi="Calibri" w:cs="Calibri"/>
          <w:sz w:val="32"/>
          <w:szCs w:val="32"/>
        </w:rPr>
        <w:t>ARIMA</w:t>
      </w:r>
      <w:r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>
        <w:rPr>
          <w:rFonts w:ascii="Calibri" w:hAnsi="Calibri" w:cs="Calibri"/>
          <w:sz w:val="32"/>
          <w:szCs w:val="32"/>
        </w:rPr>
        <w:t>)</w:t>
      </w:r>
      <w:r w:rsidRPr="00081969">
        <w:rPr>
          <w:rFonts w:ascii="Calibri" w:hAnsi="Calibri" w:cs="Calibri"/>
          <w:sz w:val="32"/>
          <w:szCs w:val="32"/>
        </w:rPr>
        <w:t xml:space="preserve"> model</w:t>
      </w:r>
      <w:r w:rsidRPr="003F1280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estimated at </w:t>
      </w:r>
      <w:r w:rsidRPr="003F1280">
        <w:rPr>
          <w:rFonts w:ascii="Calibri" w:hAnsi="Calibri" w:cs="Calibri"/>
          <w:sz w:val="32"/>
          <w:szCs w:val="32"/>
        </w:rPr>
        <w:t xml:space="preserve">the </w:t>
      </w:r>
      <w:r>
        <w:rPr>
          <w:rFonts w:ascii="Calibri" w:hAnsi="Calibri" w:cs="Calibri"/>
          <w:sz w:val="32"/>
          <w:szCs w:val="32"/>
        </w:rPr>
        <w:t xml:space="preserve">previous step, </w:t>
      </w:r>
      <w:proofErr w:type="spellStart"/>
      <w:r>
        <w:rPr>
          <w:rFonts w:ascii="Calibri" w:hAnsi="Calibri" w:cs="Calibri"/>
          <w:sz w:val="32"/>
          <w:szCs w:val="32"/>
        </w:rPr>
        <w:t>f</w:t>
      </w:r>
      <w:r w:rsidRPr="00864AF3">
        <w:rPr>
          <w:rFonts w:ascii="Calibri" w:hAnsi="Calibri" w:cs="Calibri"/>
          <w:sz w:val="32"/>
          <w:szCs w:val="32"/>
        </w:rPr>
        <w:t>orecast</w:t>
      </w:r>
      <w:r>
        <w:rPr>
          <w:rFonts w:ascii="Calibri" w:hAnsi="Calibri" w:cs="Calibri"/>
          <w:sz w:val="32"/>
          <w:szCs w:val="32"/>
        </w:rPr>
        <w:t>e</w:t>
      </w:r>
      <w:proofErr w:type="spellEnd"/>
      <w:r w:rsidRPr="00864AF3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m</w:t>
      </w:r>
      <w:r w:rsidRPr="00864AF3">
        <w:rPr>
          <w:rFonts w:ascii="Calibri" w:hAnsi="Calibri" w:cs="Calibri"/>
          <w:sz w:val="32"/>
          <w:szCs w:val="32"/>
        </w:rPr>
        <w:t xml:space="preserve">ean values </w:t>
      </w:r>
      <w:r>
        <w:rPr>
          <w:rFonts w:ascii="Calibri" w:hAnsi="Calibri" w:cs="Calibri"/>
          <w:sz w:val="32"/>
          <w:szCs w:val="32"/>
        </w:rPr>
        <w:t>for</w:t>
      </w:r>
      <w:r w:rsidRPr="00081969">
        <w:rPr>
          <w:rFonts w:ascii="Calibri" w:hAnsi="Calibri" w:cs="Calibri"/>
          <w:sz w:val="32"/>
          <w:szCs w:val="32"/>
        </w:rPr>
        <w:t xml:space="preserve"> </w:t>
      </w:r>
      <w:r w:rsidR="004A0FC2">
        <w:rPr>
          <w:rFonts w:ascii="Calibri" w:hAnsi="Calibri" w:cs="Calibri"/>
          <w:sz w:val="32"/>
          <w:szCs w:val="32"/>
        </w:rPr>
        <w:t xml:space="preserve">the corresponding </w:t>
      </w:r>
      <w:r w:rsidRPr="00081969">
        <w:rPr>
          <w:rFonts w:ascii="Calibri" w:hAnsi="Calibri" w:cs="Calibri"/>
          <w:sz w:val="32"/>
          <w:szCs w:val="32"/>
        </w:rPr>
        <w:t>ARIMA model</w:t>
      </w:r>
      <w:r>
        <w:rPr>
          <w:rFonts w:ascii="Calibri" w:hAnsi="Calibri" w:cs="Calibri"/>
          <w:sz w:val="32"/>
          <w:szCs w:val="32"/>
        </w:rPr>
        <w:t xml:space="preserve">, </w:t>
      </w:r>
      <w:r w:rsidR="004A0FC2">
        <w:rPr>
          <w:rFonts w:ascii="Calibri" w:hAnsi="Calibri" w:cs="Calibri"/>
          <w:sz w:val="32"/>
          <w:szCs w:val="32"/>
        </w:rPr>
        <w:t>giving</w:t>
      </w:r>
      <w:r>
        <w:rPr>
          <w:rFonts w:ascii="Calibri" w:hAnsi="Calibri" w:cs="Calibri"/>
          <w:sz w:val="32"/>
          <w:szCs w:val="32"/>
        </w:rPr>
        <w:t>:</w:t>
      </w:r>
    </w:p>
    <w:p w14:paraId="452574F4" w14:textId="77777777" w:rsidR="004A0FC2" w:rsidRPr="00E17479" w:rsidRDefault="004A0FC2" w:rsidP="004A0FC2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490494C6" w14:textId="77777777" w:rsidR="004A0FC2" w:rsidRPr="00E17479" w:rsidRDefault="004A0FC2" w:rsidP="004A0FC2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04B8001E" w14:textId="552D6BEF" w:rsidR="00864AF3" w:rsidRPr="00E17479" w:rsidRDefault="00864AF3" w:rsidP="00864AF3">
      <w:pPr>
        <w:pStyle w:val="PlainText"/>
        <w:numPr>
          <w:ilvl w:val="0"/>
          <w:numId w:val="4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For CPI rate (series 3</w:t>
      </w:r>
      <w:r w:rsidR="004A0FC2">
        <w:rPr>
          <w:rFonts w:ascii="Calibri" w:hAnsi="Calibri" w:cs="Calibri"/>
          <w:sz w:val="32"/>
          <w:szCs w:val="32"/>
        </w:rPr>
        <w:t>), based on the best</w:t>
      </w:r>
      <w:r w:rsidR="004A0FC2" w:rsidRPr="00674F7A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="004A0FC2" w:rsidRPr="00081969">
        <w:rPr>
          <w:rFonts w:ascii="Calibri" w:hAnsi="Calibri" w:cs="Calibri"/>
          <w:sz w:val="32"/>
          <w:szCs w:val="32"/>
        </w:rPr>
        <w:t>ARIMA</w:t>
      </w:r>
      <w:r w:rsidR="004A0FC2"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 w:rsidR="004A0FC2">
        <w:rPr>
          <w:rFonts w:ascii="Calibri" w:hAnsi="Calibri" w:cs="Calibri"/>
          <w:sz w:val="32"/>
          <w:szCs w:val="32"/>
        </w:rPr>
        <w:t>p</w:t>
      </w:r>
      <w:r w:rsidR="004A0FC2">
        <w:rPr>
          <w:rFonts w:ascii="Calibri" w:hAnsi="Calibri" w:cs="Calibri"/>
          <w:sz w:val="32"/>
          <w:szCs w:val="32"/>
          <w:vertAlign w:val="subscript"/>
        </w:rPr>
        <w:t>O</w:t>
      </w:r>
      <w:r w:rsidR="004A0FC2">
        <w:rPr>
          <w:rFonts w:ascii="Calibri" w:hAnsi="Calibri" w:cs="Calibri"/>
          <w:sz w:val="32"/>
          <w:szCs w:val="32"/>
        </w:rPr>
        <w:t>,d</w:t>
      </w:r>
      <w:r w:rsidR="004A0FC2">
        <w:rPr>
          <w:rFonts w:ascii="Calibri" w:hAnsi="Calibri" w:cs="Calibri"/>
          <w:sz w:val="32"/>
          <w:szCs w:val="32"/>
          <w:vertAlign w:val="subscript"/>
        </w:rPr>
        <w:t>O</w:t>
      </w:r>
      <w:r w:rsidR="004A0FC2">
        <w:rPr>
          <w:rFonts w:ascii="Calibri" w:hAnsi="Calibri" w:cs="Calibri"/>
          <w:sz w:val="32"/>
          <w:szCs w:val="32"/>
        </w:rPr>
        <w:t>,q</w:t>
      </w:r>
      <w:r w:rsidR="004A0FC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4A0FC2">
        <w:rPr>
          <w:rFonts w:ascii="Calibri" w:hAnsi="Calibri" w:cs="Calibri"/>
          <w:sz w:val="32"/>
          <w:szCs w:val="32"/>
        </w:rPr>
        <w:t>)</w:t>
      </w:r>
      <w:r w:rsidR="004A0FC2" w:rsidRPr="00081969">
        <w:rPr>
          <w:rFonts w:ascii="Calibri" w:hAnsi="Calibri" w:cs="Calibri"/>
          <w:sz w:val="32"/>
          <w:szCs w:val="32"/>
        </w:rPr>
        <w:t xml:space="preserve"> model</w:t>
      </w:r>
      <w:r w:rsidR="004A0FC2" w:rsidRPr="003F1280">
        <w:rPr>
          <w:rFonts w:ascii="Calibri" w:hAnsi="Calibri" w:cs="Calibri"/>
          <w:sz w:val="32"/>
          <w:szCs w:val="32"/>
        </w:rPr>
        <w:t xml:space="preserve"> </w:t>
      </w:r>
      <w:r w:rsidR="004A0FC2">
        <w:rPr>
          <w:rFonts w:ascii="Calibri" w:hAnsi="Calibri" w:cs="Calibri"/>
          <w:sz w:val="32"/>
          <w:szCs w:val="32"/>
        </w:rPr>
        <w:t xml:space="preserve">estimated at </w:t>
      </w:r>
      <w:r w:rsidR="004A0FC2" w:rsidRPr="003F1280">
        <w:rPr>
          <w:rFonts w:ascii="Calibri" w:hAnsi="Calibri" w:cs="Calibri"/>
          <w:sz w:val="32"/>
          <w:szCs w:val="32"/>
        </w:rPr>
        <w:t xml:space="preserve">the </w:t>
      </w:r>
      <w:r w:rsidR="004A0FC2">
        <w:rPr>
          <w:rFonts w:ascii="Calibri" w:hAnsi="Calibri" w:cs="Calibri"/>
          <w:sz w:val="32"/>
          <w:szCs w:val="32"/>
        </w:rPr>
        <w:t xml:space="preserve">previous step, </w:t>
      </w:r>
      <w:proofErr w:type="spellStart"/>
      <w:r w:rsidR="004A0FC2">
        <w:rPr>
          <w:rFonts w:ascii="Calibri" w:hAnsi="Calibri" w:cs="Calibri"/>
          <w:sz w:val="32"/>
          <w:szCs w:val="32"/>
        </w:rPr>
        <w:t>f</w:t>
      </w:r>
      <w:r w:rsidR="004A0FC2" w:rsidRPr="00864AF3">
        <w:rPr>
          <w:rFonts w:ascii="Calibri" w:hAnsi="Calibri" w:cs="Calibri"/>
          <w:sz w:val="32"/>
          <w:szCs w:val="32"/>
        </w:rPr>
        <w:t>orecast</w:t>
      </w:r>
      <w:r w:rsidR="004A0FC2">
        <w:rPr>
          <w:rFonts w:ascii="Calibri" w:hAnsi="Calibri" w:cs="Calibri"/>
          <w:sz w:val="32"/>
          <w:szCs w:val="32"/>
        </w:rPr>
        <w:t>e</w:t>
      </w:r>
      <w:proofErr w:type="spellEnd"/>
      <w:r w:rsidR="004A0FC2" w:rsidRPr="00864AF3">
        <w:rPr>
          <w:rFonts w:ascii="Calibri" w:hAnsi="Calibri" w:cs="Calibri"/>
          <w:sz w:val="32"/>
          <w:szCs w:val="32"/>
        </w:rPr>
        <w:t xml:space="preserve"> </w:t>
      </w:r>
      <w:r w:rsidR="004A0FC2">
        <w:rPr>
          <w:rFonts w:ascii="Calibri" w:hAnsi="Calibri" w:cs="Calibri"/>
          <w:sz w:val="32"/>
          <w:szCs w:val="32"/>
        </w:rPr>
        <w:t>m</w:t>
      </w:r>
      <w:r w:rsidR="004A0FC2" w:rsidRPr="00864AF3">
        <w:rPr>
          <w:rFonts w:ascii="Calibri" w:hAnsi="Calibri" w:cs="Calibri"/>
          <w:sz w:val="32"/>
          <w:szCs w:val="32"/>
        </w:rPr>
        <w:t xml:space="preserve">ean values </w:t>
      </w:r>
      <w:r w:rsidR="004A0FC2">
        <w:rPr>
          <w:rFonts w:ascii="Calibri" w:hAnsi="Calibri" w:cs="Calibri"/>
          <w:sz w:val="32"/>
          <w:szCs w:val="32"/>
        </w:rPr>
        <w:t>for</w:t>
      </w:r>
      <w:r w:rsidR="004A0FC2" w:rsidRPr="00081969">
        <w:rPr>
          <w:rFonts w:ascii="Calibri" w:hAnsi="Calibri" w:cs="Calibri"/>
          <w:sz w:val="32"/>
          <w:szCs w:val="32"/>
        </w:rPr>
        <w:t xml:space="preserve"> </w:t>
      </w:r>
      <w:r w:rsidR="004A0FC2">
        <w:rPr>
          <w:rFonts w:ascii="Calibri" w:hAnsi="Calibri" w:cs="Calibri"/>
          <w:sz w:val="32"/>
          <w:szCs w:val="32"/>
        </w:rPr>
        <w:t xml:space="preserve">the corresponding </w:t>
      </w:r>
      <w:r w:rsidR="004A0FC2" w:rsidRPr="00081969">
        <w:rPr>
          <w:rFonts w:ascii="Calibri" w:hAnsi="Calibri" w:cs="Calibri"/>
          <w:sz w:val="32"/>
          <w:szCs w:val="32"/>
        </w:rPr>
        <w:t>ARIMA model</w:t>
      </w:r>
      <w:r w:rsidR="004A0FC2">
        <w:rPr>
          <w:rFonts w:ascii="Calibri" w:hAnsi="Calibri" w:cs="Calibri"/>
          <w:sz w:val="32"/>
          <w:szCs w:val="32"/>
        </w:rPr>
        <w:t>, giving</w:t>
      </w:r>
    </w:p>
    <w:p w14:paraId="5544358B" w14:textId="77777777" w:rsidR="004A0FC2" w:rsidRPr="00E17479" w:rsidRDefault="004A0FC2" w:rsidP="004A0FC2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4C6F8DA" w14:textId="77777777" w:rsidR="004A0FC2" w:rsidRPr="00E17479" w:rsidRDefault="004A0FC2" w:rsidP="004A0FC2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DEA9571" w14:textId="5942FDCD" w:rsidR="00864AF3" w:rsidRDefault="00F5782F" w:rsidP="00864AF3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bookmarkStart w:id="52" w:name="_Hlk212131221"/>
      <w:r>
        <w:rPr>
          <w:rFonts w:ascii="Calibri" w:hAnsi="Calibri" w:cs="Calibri"/>
          <w:sz w:val="32"/>
          <w:szCs w:val="32"/>
        </w:rPr>
        <w:t>M</w:t>
      </w:r>
      <w:r w:rsidRPr="0038317A">
        <w:rPr>
          <w:rFonts w:ascii="Calibri" w:hAnsi="Calibri" w:cs="Calibri"/>
          <w:sz w:val="32"/>
          <w:szCs w:val="32"/>
        </w:rPr>
        <w:t>achine learning in ARIMA model forecasting</w:t>
      </w:r>
      <w:bookmarkEnd w:id="52"/>
      <w:r>
        <w:rPr>
          <w:rFonts w:ascii="Calibri" w:hAnsi="Calibri" w:cs="Calibri"/>
          <w:sz w:val="32"/>
          <w:szCs w:val="32"/>
        </w:rPr>
        <w:t>.</w:t>
      </w:r>
      <w:r w:rsidR="00864AF3" w:rsidRPr="00F11B5B">
        <w:rPr>
          <w:rFonts w:ascii="Calibri" w:hAnsi="Calibri" w:cs="Calibri"/>
          <w:b/>
          <w:sz w:val="32"/>
          <w:szCs w:val="32"/>
        </w:rPr>
        <w:t xml:space="preserve"> </w:t>
      </w:r>
    </w:p>
    <w:p w14:paraId="27017872" w14:textId="4F105561" w:rsidR="00186BAA" w:rsidRPr="00E17479" w:rsidRDefault="00186BAA" w:rsidP="00186BAA">
      <w:pPr>
        <w:pStyle w:val="PlainText"/>
        <w:numPr>
          <w:ilvl w:val="0"/>
          <w:numId w:val="46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bookmarkStart w:id="53" w:name="_Hlk212136323"/>
      <w:r>
        <w:rPr>
          <w:rFonts w:ascii="Calibri" w:hAnsi="Calibri" w:cs="Calibri"/>
          <w:sz w:val="32"/>
          <w:szCs w:val="32"/>
        </w:rPr>
        <w:t xml:space="preserve">For CPI (series 1), based on </w:t>
      </w:r>
      <w:r w:rsidRPr="003F1280">
        <w:rPr>
          <w:rFonts w:ascii="Calibri" w:hAnsi="Calibri" w:cs="Calibri"/>
          <w:sz w:val="32"/>
          <w:szCs w:val="32"/>
        </w:rPr>
        <w:t xml:space="preserve">the </w:t>
      </w:r>
      <w:r>
        <w:rPr>
          <w:rFonts w:ascii="Calibri" w:hAnsi="Calibri" w:cs="Calibri"/>
          <w:sz w:val="32"/>
          <w:szCs w:val="32"/>
        </w:rPr>
        <w:t>optimal</w:t>
      </w:r>
      <w:r w:rsidRPr="003F1280">
        <w:rPr>
          <w:rFonts w:ascii="Calibri" w:hAnsi="Calibri" w:cs="Calibri"/>
          <w:sz w:val="32"/>
          <w:szCs w:val="32"/>
        </w:rPr>
        <w:t xml:space="preserve"> value of parameter</w:t>
      </w:r>
      <w:r>
        <w:rPr>
          <w:rFonts w:ascii="Calibri" w:hAnsi="Calibri" w:cs="Calibri"/>
          <w:sz w:val="32"/>
          <w:szCs w:val="32"/>
        </w:rPr>
        <w:t>s (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>
        <w:rPr>
          <w:rFonts w:ascii="Calibri" w:hAnsi="Calibri" w:cs="Calibri"/>
          <w:sz w:val="32"/>
          <w:szCs w:val="32"/>
        </w:rPr>
        <w:t>)</w:t>
      </w:r>
      <w:r w:rsidRPr="00081969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determined in Step 1.</w:t>
      </w:r>
      <w:r>
        <w:rPr>
          <w:rFonts w:ascii="Calibri" w:hAnsi="Calibri" w:cs="Calibri"/>
          <w:sz w:val="32"/>
          <w:szCs w:val="32"/>
        </w:rPr>
        <w:t>4</w:t>
      </w:r>
      <w:r>
        <w:rPr>
          <w:rFonts w:ascii="Calibri" w:hAnsi="Calibri" w:cs="Calibri"/>
          <w:sz w:val="32"/>
          <w:szCs w:val="32"/>
        </w:rPr>
        <w:t>,</w:t>
      </w:r>
      <w:r w:rsidR="0038317A" w:rsidRPr="0038317A">
        <w:rPr>
          <w:rFonts w:ascii="Calibri" w:hAnsi="Calibri" w:cs="Calibri"/>
          <w:sz w:val="32"/>
          <w:szCs w:val="32"/>
        </w:rPr>
        <w:t xml:space="preserve"> conduct machine learning in ARIMA model forecasting:</w:t>
      </w:r>
    </w:p>
    <w:p w14:paraId="7E76708C" w14:textId="6C2FB32A" w:rsidR="00186BAA" w:rsidRDefault="00186BAA" w:rsidP="00186BAA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A1. </w:t>
      </w:r>
      <w:r w:rsidR="00CF004F" w:rsidRPr="00CF004F">
        <w:rPr>
          <w:rFonts w:ascii="Calibri" w:hAnsi="Calibri" w:cs="Calibri"/>
          <w:sz w:val="32"/>
          <w:szCs w:val="32"/>
        </w:rPr>
        <w:t>Split data series to train part and test part</w:t>
      </w:r>
      <w:r>
        <w:rPr>
          <w:rFonts w:ascii="Calibri" w:hAnsi="Calibri" w:cs="Calibri"/>
          <w:sz w:val="32"/>
          <w:szCs w:val="32"/>
        </w:rPr>
        <w:t>, representing:</w:t>
      </w:r>
    </w:p>
    <w:p w14:paraId="20C8A179" w14:textId="77777777" w:rsidR="00186BAA" w:rsidRPr="00E17479" w:rsidRDefault="00186BAA" w:rsidP="00186BAA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4BE7671D" w14:textId="77777777" w:rsidR="00186BAA" w:rsidRPr="00E17479" w:rsidRDefault="00186BAA" w:rsidP="00186BAA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076B9A4E" w14:textId="0011FD03" w:rsidR="00186BAA" w:rsidRDefault="00186BAA" w:rsidP="00186BAA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A2. </w:t>
      </w:r>
      <w:r w:rsidR="00CF004F">
        <w:rPr>
          <w:rFonts w:ascii="Calibri" w:hAnsi="Calibri" w:cs="Calibri"/>
          <w:sz w:val="32"/>
          <w:szCs w:val="32"/>
        </w:rPr>
        <w:t>B</w:t>
      </w:r>
      <w:r w:rsidR="00CF004F">
        <w:rPr>
          <w:rFonts w:ascii="Calibri" w:hAnsi="Calibri" w:cs="Calibri"/>
          <w:sz w:val="32"/>
          <w:szCs w:val="32"/>
        </w:rPr>
        <w:t xml:space="preserve">ased on </w:t>
      </w:r>
      <w:r w:rsidR="00CF004F" w:rsidRPr="003F1280">
        <w:rPr>
          <w:rFonts w:ascii="Calibri" w:hAnsi="Calibri" w:cs="Calibri"/>
          <w:sz w:val="32"/>
          <w:szCs w:val="32"/>
        </w:rPr>
        <w:t xml:space="preserve">the </w:t>
      </w:r>
      <w:r w:rsidR="00CF004F">
        <w:rPr>
          <w:rFonts w:ascii="Calibri" w:hAnsi="Calibri" w:cs="Calibri"/>
          <w:sz w:val="32"/>
          <w:szCs w:val="32"/>
        </w:rPr>
        <w:t>optimal</w:t>
      </w:r>
      <w:r w:rsidR="00CF004F" w:rsidRPr="003F1280">
        <w:rPr>
          <w:rFonts w:ascii="Calibri" w:hAnsi="Calibri" w:cs="Calibri"/>
          <w:sz w:val="32"/>
          <w:szCs w:val="32"/>
        </w:rPr>
        <w:t xml:space="preserve"> value of parameter</w:t>
      </w:r>
      <w:r w:rsidR="00CF004F">
        <w:rPr>
          <w:rFonts w:ascii="Calibri" w:hAnsi="Calibri" w:cs="Calibri"/>
          <w:sz w:val="32"/>
          <w:szCs w:val="32"/>
        </w:rPr>
        <w:t>s (</w:t>
      </w:r>
      <w:proofErr w:type="spellStart"/>
      <w:proofErr w:type="gramStart"/>
      <w:r w:rsidR="00CF004F">
        <w:rPr>
          <w:rFonts w:ascii="Calibri" w:hAnsi="Calibri" w:cs="Calibri"/>
          <w:sz w:val="32"/>
          <w:szCs w:val="32"/>
        </w:rPr>
        <w:t>p</w:t>
      </w:r>
      <w:r w:rsidR="00CF004F">
        <w:rPr>
          <w:rFonts w:ascii="Calibri" w:hAnsi="Calibri" w:cs="Calibri"/>
          <w:sz w:val="32"/>
          <w:szCs w:val="32"/>
          <w:vertAlign w:val="subscript"/>
        </w:rPr>
        <w:t>O</w:t>
      </w:r>
      <w:r w:rsidR="00CF004F">
        <w:rPr>
          <w:rFonts w:ascii="Calibri" w:hAnsi="Calibri" w:cs="Calibri"/>
          <w:sz w:val="32"/>
          <w:szCs w:val="32"/>
        </w:rPr>
        <w:t>,d</w:t>
      </w:r>
      <w:r w:rsidR="00CF004F"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 w:rsidR="00CF004F">
        <w:rPr>
          <w:rFonts w:ascii="Calibri" w:hAnsi="Calibri" w:cs="Calibri"/>
          <w:sz w:val="32"/>
          <w:szCs w:val="32"/>
        </w:rPr>
        <w:t>,q</w:t>
      </w:r>
      <w:r w:rsidR="00CF004F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CF004F">
        <w:rPr>
          <w:rFonts w:ascii="Calibri" w:hAnsi="Calibri" w:cs="Calibri"/>
          <w:sz w:val="32"/>
          <w:szCs w:val="32"/>
        </w:rPr>
        <w:t>)</w:t>
      </w:r>
      <w:r w:rsidR="00CF004F" w:rsidRPr="00081969">
        <w:rPr>
          <w:rFonts w:ascii="Calibri" w:hAnsi="Calibri" w:cs="Calibri"/>
          <w:sz w:val="32"/>
          <w:szCs w:val="32"/>
        </w:rPr>
        <w:t xml:space="preserve"> </w:t>
      </w:r>
      <w:r w:rsidR="00CF004F">
        <w:rPr>
          <w:rFonts w:ascii="Calibri" w:hAnsi="Calibri" w:cs="Calibri"/>
          <w:sz w:val="32"/>
          <w:szCs w:val="32"/>
        </w:rPr>
        <w:t>determined in Step 1.4,</w:t>
      </w:r>
      <w:r w:rsidR="00CF004F" w:rsidRPr="0038317A">
        <w:rPr>
          <w:rFonts w:ascii="Calibri" w:hAnsi="Calibri" w:cs="Calibri"/>
          <w:sz w:val="32"/>
          <w:szCs w:val="32"/>
        </w:rPr>
        <w:t xml:space="preserve"> conduct forecasting</w:t>
      </w:r>
      <w:r w:rsidR="00CF004F">
        <w:rPr>
          <w:rFonts w:ascii="Calibri" w:hAnsi="Calibri" w:cs="Calibri"/>
          <w:sz w:val="32"/>
          <w:szCs w:val="32"/>
        </w:rPr>
        <w:t xml:space="preserve"> for</w:t>
      </w:r>
      <w:r w:rsidR="00CF004F" w:rsidRPr="0038317A">
        <w:rPr>
          <w:rFonts w:ascii="Calibri" w:hAnsi="Calibri" w:cs="Calibri"/>
          <w:sz w:val="32"/>
          <w:szCs w:val="32"/>
        </w:rPr>
        <w:t xml:space="preserve"> </w:t>
      </w:r>
      <w:r w:rsidR="00CF004F" w:rsidRPr="0038317A">
        <w:rPr>
          <w:rFonts w:ascii="Calibri" w:hAnsi="Calibri" w:cs="Calibri"/>
          <w:sz w:val="32"/>
          <w:szCs w:val="32"/>
        </w:rPr>
        <w:t>ARIMA model</w:t>
      </w:r>
      <w:r w:rsidR="00CF004F">
        <w:rPr>
          <w:rFonts w:ascii="Calibri" w:hAnsi="Calibri" w:cs="Calibri"/>
          <w:sz w:val="32"/>
          <w:szCs w:val="32"/>
        </w:rPr>
        <w:t>, representing</w:t>
      </w:r>
      <w:r>
        <w:rPr>
          <w:rFonts w:ascii="Calibri" w:hAnsi="Calibri" w:cs="Calibri"/>
          <w:sz w:val="32"/>
          <w:szCs w:val="32"/>
        </w:rPr>
        <w:t xml:space="preserve">: </w:t>
      </w:r>
    </w:p>
    <w:p w14:paraId="52FD5872" w14:textId="77777777" w:rsidR="00CF004F" w:rsidRPr="00E17479" w:rsidRDefault="00CF004F" w:rsidP="00CF004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5C36FAE2" w14:textId="77777777" w:rsidR="00CF004F" w:rsidRPr="00E17479" w:rsidRDefault="00CF004F" w:rsidP="00CF004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3D21762A" w14:textId="52D804FF" w:rsidR="00186BAA" w:rsidRPr="00E17479" w:rsidRDefault="00186BAA" w:rsidP="00186BAA">
      <w:pPr>
        <w:pStyle w:val="PlainText"/>
        <w:spacing w:line="276" w:lineRule="auto"/>
        <w:ind w:left="1077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(</w:t>
      </w:r>
      <w:r w:rsidR="001F77F2">
        <w:rPr>
          <w:rFonts w:ascii="Calibri" w:hAnsi="Calibri" w:cs="Calibri"/>
          <w:i/>
          <w:iCs/>
          <w:sz w:val="32"/>
          <w:szCs w:val="32"/>
        </w:rPr>
        <w:t xml:space="preserve">Instead of using the </w:t>
      </w:r>
      <w:r w:rsidR="001F77F2" w:rsidRPr="001F77F2">
        <w:rPr>
          <w:rFonts w:ascii="Calibri" w:hAnsi="Calibri" w:cs="Calibri"/>
          <w:i/>
          <w:iCs/>
          <w:sz w:val="32"/>
          <w:szCs w:val="32"/>
        </w:rPr>
        <w:t>optimal value of parameters</w:t>
      </w:r>
      <w:r w:rsidR="001F77F2">
        <w:rPr>
          <w:rFonts w:ascii="Calibri" w:hAnsi="Calibri" w:cs="Calibri"/>
          <w:sz w:val="32"/>
          <w:szCs w:val="32"/>
        </w:rPr>
        <w:t xml:space="preserve"> (</w:t>
      </w:r>
      <w:proofErr w:type="spellStart"/>
      <w:proofErr w:type="gramStart"/>
      <w:r w:rsidR="001F77F2">
        <w:rPr>
          <w:rFonts w:ascii="Calibri" w:hAnsi="Calibri" w:cs="Calibri"/>
          <w:sz w:val="32"/>
          <w:szCs w:val="32"/>
        </w:rPr>
        <w:t>p</w:t>
      </w:r>
      <w:r w:rsidR="001F77F2">
        <w:rPr>
          <w:rFonts w:ascii="Calibri" w:hAnsi="Calibri" w:cs="Calibri"/>
          <w:sz w:val="32"/>
          <w:szCs w:val="32"/>
          <w:vertAlign w:val="subscript"/>
        </w:rPr>
        <w:t>O</w:t>
      </w:r>
      <w:r w:rsidR="001F77F2">
        <w:rPr>
          <w:rFonts w:ascii="Calibri" w:hAnsi="Calibri" w:cs="Calibri"/>
          <w:sz w:val="32"/>
          <w:szCs w:val="32"/>
        </w:rPr>
        <w:t>,d</w:t>
      </w:r>
      <w:r w:rsidR="001F77F2"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 w:rsidR="001F77F2">
        <w:rPr>
          <w:rFonts w:ascii="Calibri" w:hAnsi="Calibri" w:cs="Calibri"/>
          <w:sz w:val="32"/>
          <w:szCs w:val="32"/>
        </w:rPr>
        <w:t>,q</w:t>
      </w:r>
      <w:r w:rsidR="001F77F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1F77F2">
        <w:rPr>
          <w:rFonts w:ascii="Calibri" w:hAnsi="Calibri" w:cs="Calibri"/>
          <w:sz w:val="32"/>
          <w:szCs w:val="32"/>
        </w:rPr>
        <w:t>)</w:t>
      </w:r>
      <w:r w:rsidR="001F77F2">
        <w:rPr>
          <w:rFonts w:ascii="Calibri" w:hAnsi="Calibri" w:cs="Calibri"/>
          <w:sz w:val="32"/>
          <w:szCs w:val="32"/>
        </w:rPr>
        <w:t>,</w:t>
      </w:r>
      <w:r w:rsidR="001F77F2" w:rsidRPr="00081969">
        <w:rPr>
          <w:rFonts w:ascii="Calibri" w:hAnsi="Calibri" w:cs="Calibri"/>
          <w:sz w:val="32"/>
          <w:szCs w:val="32"/>
        </w:rPr>
        <w:t xml:space="preserve"> </w:t>
      </w:r>
      <w:r w:rsidR="00F75D92" w:rsidRPr="00F75D92">
        <w:rPr>
          <w:rFonts w:ascii="Calibri" w:hAnsi="Calibri" w:cs="Calibri"/>
          <w:i/>
          <w:iCs/>
          <w:sz w:val="32"/>
          <w:szCs w:val="32"/>
        </w:rPr>
        <w:t>you can iteratively apply the above forecast to several combinations of parameters p, q and d, and then take the model with the lowest RMSE as the best mode</w:t>
      </w:r>
      <w:r w:rsidR="00F75D92">
        <w:rPr>
          <w:rFonts w:ascii="Calibri" w:hAnsi="Calibri" w:cs="Calibri"/>
          <w:i/>
          <w:iCs/>
          <w:sz w:val="32"/>
          <w:szCs w:val="32"/>
        </w:rPr>
        <w:t>l</w:t>
      </w:r>
      <w:r>
        <w:rPr>
          <w:rFonts w:ascii="Calibri" w:hAnsi="Calibri" w:cs="Calibri"/>
          <w:sz w:val="32"/>
          <w:szCs w:val="32"/>
        </w:rPr>
        <w:t>)</w:t>
      </w:r>
    </w:p>
    <w:p w14:paraId="47BEEBF2" w14:textId="70A84E35" w:rsidR="00186BAA" w:rsidRPr="00E17479" w:rsidRDefault="00186BAA" w:rsidP="00186BAA">
      <w:pPr>
        <w:pStyle w:val="PlainText"/>
        <w:numPr>
          <w:ilvl w:val="0"/>
          <w:numId w:val="46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 xml:space="preserve">For CPI rate (series 3), </w:t>
      </w:r>
      <w:r w:rsidR="0021180D">
        <w:rPr>
          <w:rFonts w:ascii="Calibri" w:hAnsi="Calibri" w:cs="Calibri"/>
          <w:sz w:val="32"/>
          <w:szCs w:val="32"/>
        </w:rPr>
        <w:t xml:space="preserve">based on </w:t>
      </w:r>
      <w:r w:rsidR="0021180D" w:rsidRPr="003F1280">
        <w:rPr>
          <w:rFonts w:ascii="Calibri" w:hAnsi="Calibri" w:cs="Calibri"/>
          <w:sz w:val="32"/>
          <w:szCs w:val="32"/>
        </w:rPr>
        <w:t xml:space="preserve">the </w:t>
      </w:r>
      <w:r w:rsidR="0021180D">
        <w:rPr>
          <w:rFonts w:ascii="Calibri" w:hAnsi="Calibri" w:cs="Calibri"/>
          <w:sz w:val="32"/>
          <w:szCs w:val="32"/>
        </w:rPr>
        <w:t>optimal</w:t>
      </w:r>
      <w:r w:rsidR="0021180D" w:rsidRPr="003F1280">
        <w:rPr>
          <w:rFonts w:ascii="Calibri" w:hAnsi="Calibri" w:cs="Calibri"/>
          <w:sz w:val="32"/>
          <w:szCs w:val="32"/>
        </w:rPr>
        <w:t xml:space="preserve"> value of parameter</w:t>
      </w:r>
      <w:r w:rsidR="0021180D">
        <w:rPr>
          <w:rFonts w:ascii="Calibri" w:hAnsi="Calibri" w:cs="Calibri"/>
          <w:sz w:val="32"/>
          <w:szCs w:val="32"/>
        </w:rPr>
        <w:t>s (</w:t>
      </w:r>
      <w:proofErr w:type="spellStart"/>
      <w:proofErr w:type="gramStart"/>
      <w:r w:rsidR="0021180D">
        <w:rPr>
          <w:rFonts w:ascii="Calibri" w:hAnsi="Calibri" w:cs="Calibri"/>
          <w:sz w:val="32"/>
          <w:szCs w:val="32"/>
        </w:rPr>
        <w:t>p</w:t>
      </w:r>
      <w:r w:rsidR="0021180D">
        <w:rPr>
          <w:rFonts w:ascii="Calibri" w:hAnsi="Calibri" w:cs="Calibri"/>
          <w:sz w:val="32"/>
          <w:szCs w:val="32"/>
          <w:vertAlign w:val="subscript"/>
        </w:rPr>
        <w:t>O</w:t>
      </w:r>
      <w:r w:rsidR="0021180D">
        <w:rPr>
          <w:rFonts w:ascii="Calibri" w:hAnsi="Calibri" w:cs="Calibri"/>
          <w:sz w:val="32"/>
          <w:szCs w:val="32"/>
        </w:rPr>
        <w:t>,d</w:t>
      </w:r>
      <w:r w:rsidR="0021180D"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 w:rsidR="0021180D">
        <w:rPr>
          <w:rFonts w:ascii="Calibri" w:hAnsi="Calibri" w:cs="Calibri"/>
          <w:sz w:val="32"/>
          <w:szCs w:val="32"/>
        </w:rPr>
        <w:t>,q</w:t>
      </w:r>
      <w:r w:rsidR="0021180D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21180D">
        <w:rPr>
          <w:rFonts w:ascii="Calibri" w:hAnsi="Calibri" w:cs="Calibri"/>
          <w:sz w:val="32"/>
          <w:szCs w:val="32"/>
        </w:rPr>
        <w:t>)</w:t>
      </w:r>
      <w:r w:rsidR="0021180D" w:rsidRPr="00081969">
        <w:rPr>
          <w:rFonts w:ascii="Calibri" w:hAnsi="Calibri" w:cs="Calibri"/>
          <w:sz w:val="32"/>
          <w:szCs w:val="32"/>
        </w:rPr>
        <w:t xml:space="preserve"> </w:t>
      </w:r>
      <w:r w:rsidR="0021180D">
        <w:rPr>
          <w:rFonts w:ascii="Calibri" w:hAnsi="Calibri" w:cs="Calibri"/>
          <w:sz w:val="32"/>
          <w:szCs w:val="32"/>
        </w:rPr>
        <w:t>determined in Step 1.4,</w:t>
      </w:r>
      <w:r w:rsidR="0021180D" w:rsidRPr="0038317A">
        <w:rPr>
          <w:rFonts w:ascii="Calibri" w:hAnsi="Calibri" w:cs="Calibri"/>
          <w:sz w:val="32"/>
          <w:szCs w:val="32"/>
        </w:rPr>
        <w:t xml:space="preserve"> conduct machine learning in ARIMA model forecasting:</w:t>
      </w:r>
    </w:p>
    <w:p w14:paraId="6060F204" w14:textId="6BD06387" w:rsidR="0021180D" w:rsidRDefault="0021180D" w:rsidP="0021180D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 w:rsidRPr="0021180D">
        <w:rPr>
          <w:rFonts w:ascii="Calibri" w:hAnsi="Calibri" w:cs="Calibri"/>
          <w:sz w:val="32"/>
          <w:szCs w:val="32"/>
        </w:rPr>
        <w:t>B</w:t>
      </w:r>
      <w:r>
        <w:rPr>
          <w:rFonts w:ascii="Calibri" w:hAnsi="Calibri" w:cs="Calibri"/>
          <w:sz w:val="32"/>
          <w:szCs w:val="32"/>
        </w:rPr>
        <w:t xml:space="preserve">1. </w:t>
      </w:r>
      <w:r w:rsidRPr="00CF004F">
        <w:rPr>
          <w:rFonts w:ascii="Calibri" w:hAnsi="Calibri" w:cs="Calibri"/>
          <w:sz w:val="32"/>
          <w:szCs w:val="32"/>
        </w:rPr>
        <w:t>Split data series to train part and test part</w:t>
      </w:r>
      <w:r>
        <w:rPr>
          <w:rFonts w:ascii="Calibri" w:hAnsi="Calibri" w:cs="Calibri"/>
          <w:sz w:val="32"/>
          <w:szCs w:val="32"/>
        </w:rPr>
        <w:t>, representing:</w:t>
      </w:r>
    </w:p>
    <w:p w14:paraId="02315BA6" w14:textId="77777777" w:rsidR="0021180D" w:rsidRPr="00E17479" w:rsidRDefault="0021180D" w:rsidP="0021180D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A959AC4" w14:textId="77777777" w:rsidR="0021180D" w:rsidRPr="00E17479" w:rsidRDefault="0021180D" w:rsidP="0021180D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85F122C" w14:textId="42154742" w:rsidR="0021180D" w:rsidRDefault="0021180D" w:rsidP="0021180D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</w:t>
      </w:r>
      <w:r>
        <w:rPr>
          <w:rFonts w:ascii="Calibri" w:hAnsi="Calibri" w:cs="Calibri"/>
          <w:sz w:val="32"/>
          <w:szCs w:val="32"/>
        </w:rPr>
        <w:t xml:space="preserve">2. Based on </w:t>
      </w:r>
      <w:r w:rsidRPr="003F1280">
        <w:rPr>
          <w:rFonts w:ascii="Calibri" w:hAnsi="Calibri" w:cs="Calibri"/>
          <w:sz w:val="32"/>
          <w:szCs w:val="32"/>
        </w:rPr>
        <w:t xml:space="preserve">the </w:t>
      </w:r>
      <w:r>
        <w:rPr>
          <w:rFonts w:ascii="Calibri" w:hAnsi="Calibri" w:cs="Calibri"/>
          <w:sz w:val="32"/>
          <w:szCs w:val="32"/>
        </w:rPr>
        <w:t>optimal</w:t>
      </w:r>
      <w:r w:rsidRPr="003F1280">
        <w:rPr>
          <w:rFonts w:ascii="Calibri" w:hAnsi="Calibri" w:cs="Calibri"/>
          <w:sz w:val="32"/>
          <w:szCs w:val="32"/>
        </w:rPr>
        <w:t xml:space="preserve"> value of parameter</w:t>
      </w:r>
      <w:r>
        <w:rPr>
          <w:rFonts w:ascii="Calibri" w:hAnsi="Calibri" w:cs="Calibri"/>
          <w:sz w:val="32"/>
          <w:szCs w:val="32"/>
        </w:rPr>
        <w:t>s (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>
        <w:rPr>
          <w:rFonts w:ascii="Calibri" w:hAnsi="Calibri" w:cs="Calibri"/>
          <w:sz w:val="32"/>
          <w:szCs w:val="32"/>
        </w:rPr>
        <w:t>)</w:t>
      </w:r>
      <w:r w:rsidRPr="00081969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determined in Step 1.4,</w:t>
      </w:r>
      <w:r w:rsidRPr="0038317A">
        <w:rPr>
          <w:rFonts w:ascii="Calibri" w:hAnsi="Calibri" w:cs="Calibri"/>
          <w:sz w:val="32"/>
          <w:szCs w:val="32"/>
        </w:rPr>
        <w:t xml:space="preserve"> conduct forecasting</w:t>
      </w:r>
      <w:r>
        <w:rPr>
          <w:rFonts w:ascii="Calibri" w:hAnsi="Calibri" w:cs="Calibri"/>
          <w:sz w:val="32"/>
          <w:szCs w:val="32"/>
        </w:rPr>
        <w:t xml:space="preserve"> for</w:t>
      </w:r>
      <w:r w:rsidRPr="0038317A">
        <w:rPr>
          <w:rFonts w:ascii="Calibri" w:hAnsi="Calibri" w:cs="Calibri"/>
          <w:sz w:val="32"/>
          <w:szCs w:val="32"/>
        </w:rPr>
        <w:t xml:space="preserve"> ARIMA model</w:t>
      </w:r>
      <w:r>
        <w:rPr>
          <w:rFonts w:ascii="Calibri" w:hAnsi="Calibri" w:cs="Calibri"/>
          <w:sz w:val="32"/>
          <w:szCs w:val="32"/>
        </w:rPr>
        <w:t xml:space="preserve">, representing: </w:t>
      </w:r>
    </w:p>
    <w:p w14:paraId="1248D89C" w14:textId="77777777" w:rsidR="0021180D" w:rsidRPr="00E17479" w:rsidRDefault="0021180D" w:rsidP="0021180D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0FAA9C1C" w14:textId="77777777" w:rsidR="0021180D" w:rsidRPr="00E17479" w:rsidRDefault="0021180D" w:rsidP="0021180D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F33A3EF" w14:textId="77777777" w:rsidR="0021180D" w:rsidRPr="00E17479" w:rsidRDefault="0021180D" w:rsidP="0021180D">
      <w:pPr>
        <w:pStyle w:val="PlainText"/>
        <w:spacing w:line="276" w:lineRule="auto"/>
        <w:ind w:left="1077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(</w:t>
      </w:r>
      <w:r>
        <w:rPr>
          <w:rFonts w:ascii="Calibri" w:hAnsi="Calibri" w:cs="Calibri"/>
          <w:i/>
          <w:iCs/>
          <w:sz w:val="32"/>
          <w:szCs w:val="32"/>
        </w:rPr>
        <w:t xml:space="preserve">Instead of using the </w:t>
      </w:r>
      <w:r w:rsidRPr="001F77F2">
        <w:rPr>
          <w:rFonts w:ascii="Calibri" w:hAnsi="Calibri" w:cs="Calibri"/>
          <w:i/>
          <w:iCs/>
          <w:sz w:val="32"/>
          <w:szCs w:val="32"/>
        </w:rPr>
        <w:t>optimal value of parameters</w:t>
      </w:r>
      <w:r>
        <w:rPr>
          <w:rFonts w:ascii="Calibri" w:hAnsi="Calibri" w:cs="Calibri"/>
          <w:sz w:val="32"/>
          <w:szCs w:val="32"/>
        </w:rPr>
        <w:t xml:space="preserve"> (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p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r>
        <w:rPr>
          <w:rFonts w:ascii="Calibri" w:hAnsi="Calibri" w:cs="Calibri"/>
          <w:sz w:val="32"/>
          <w:szCs w:val="32"/>
        </w:rPr>
        <w:t>,d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>
        <w:rPr>
          <w:rFonts w:ascii="Calibri" w:hAnsi="Calibri" w:cs="Calibri"/>
          <w:sz w:val="32"/>
          <w:szCs w:val="32"/>
        </w:rPr>
        <w:t>,q</w:t>
      </w:r>
      <w:r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>
        <w:rPr>
          <w:rFonts w:ascii="Calibri" w:hAnsi="Calibri" w:cs="Calibri"/>
          <w:sz w:val="32"/>
          <w:szCs w:val="32"/>
        </w:rPr>
        <w:t>),</w:t>
      </w:r>
      <w:r w:rsidRPr="00081969">
        <w:rPr>
          <w:rFonts w:ascii="Calibri" w:hAnsi="Calibri" w:cs="Calibri"/>
          <w:sz w:val="32"/>
          <w:szCs w:val="32"/>
        </w:rPr>
        <w:t xml:space="preserve"> </w:t>
      </w:r>
      <w:r w:rsidRPr="00F75D92">
        <w:rPr>
          <w:rFonts w:ascii="Calibri" w:hAnsi="Calibri" w:cs="Calibri"/>
          <w:i/>
          <w:iCs/>
          <w:sz w:val="32"/>
          <w:szCs w:val="32"/>
        </w:rPr>
        <w:t>you can iteratively apply the above forecast to several combinations of parameters p, q and d, and then take the model with the lowest RMSE as the best mode</w:t>
      </w:r>
      <w:r>
        <w:rPr>
          <w:rFonts w:ascii="Calibri" w:hAnsi="Calibri" w:cs="Calibri"/>
          <w:i/>
          <w:iCs/>
          <w:sz w:val="32"/>
          <w:szCs w:val="32"/>
        </w:rPr>
        <w:t>l</w:t>
      </w:r>
      <w:r>
        <w:rPr>
          <w:rFonts w:ascii="Calibri" w:hAnsi="Calibri" w:cs="Calibri"/>
          <w:sz w:val="32"/>
          <w:szCs w:val="32"/>
        </w:rPr>
        <w:t>)</w:t>
      </w:r>
    </w:p>
    <w:bookmarkEnd w:id="53"/>
    <w:p w14:paraId="1D1D00BA" w14:textId="7FAF2DE1" w:rsidR="00864AF3" w:rsidRDefault="0021180D" w:rsidP="00864AF3">
      <w:pPr>
        <w:pStyle w:val="PlainText"/>
        <w:numPr>
          <w:ilvl w:val="1"/>
          <w:numId w:val="33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</w:t>
      </w:r>
      <w:r w:rsidRPr="0038317A">
        <w:rPr>
          <w:rFonts w:ascii="Calibri" w:hAnsi="Calibri" w:cs="Calibri"/>
          <w:sz w:val="32"/>
          <w:szCs w:val="32"/>
        </w:rPr>
        <w:t xml:space="preserve">achine learning in </w:t>
      </w:r>
      <w:r>
        <w:rPr>
          <w:rFonts w:ascii="Calibri" w:hAnsi="Calibri" w:cs="Calibri"/>
          <w:sz w:val="32"/>
          <w:szCs w:val="32"/>
        </w:rPr>
        <w:t>S</w:t>
      </w:r>
      <w:r w:rsidRPr="0038317A">
        <w:rPr>
          <w:rFonts w:ascii="Calibri" w:hAnsi="Calibri" w:cs="Calibri"/>
          <w:sz w:val="32"/>
          <w:szCs w:val="32"/>
        </w:rPr>
        <w:t>ARIMA model forecasting</w:t>
      </w:r>
      <w:r>
        <w:rPr>
          <w:rFonts w:ascii="Calibri" w:hAnsi="Calibri" w:cs="Calibri"/>
          <w:sz w:val="32"/>
          <w:szCs w:val="32"/>
        </w:rPr>
        <w:t>.</w:t>
      </w:r>
      <w:r w:rsidR="00864AF3" w:rsidRPr="00F11B5B">
        <w:rPr>
          <w:rFonts w:ascii="Calibri" w:hAnsi="Calibri" w:cs="Calibri"/>
          <w:b/>
          <w:sz w:val="32"/>
          <w:szCs w:val="32"/>
        </w:rPr>
        <w:t xml:space="preserve"> </w:t>
      </w:r>
    </w:p>
    <w:p w14:paraId="51B92C1D" w14:textId="77777777" w:rsidR="00F82ED2" w:rsidRDefault="0021180D" w:rsidP="00BB494E">
      <w:pPr>
        <w:pStyle w:val="PlainText"/>
        <w:numPr>
          <w:ilvl w:val="0"/>
          <w:numId w:val="47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F82ED2">
        <w:rPr>
          <w:rFonts w:ascii="Calibri" w:hAnsi="Calibri" w:cs="Calibri"/>
          <w:sz w:val="32"/>
          <w:szCs w:val="32"/>
        </w:rPr>
        <w:t>For CPI (series 1), based on the optimal value of parameters (</w:t>
      </w:r>
      <w:proofErr w:type="spellStart"/>
      <w:proofErr w:type="gramStart"/>
      <w:r w:rsidRPr="00F82ED2">
        <w:rPr>
          <w:rFonts w:ascii="Calibri" w:hAnsi="Calibri" w:cs="Calibri"/>
          <w:sz w:val="32"/>
          <w:szCs w:val="32"/>
        </w:rPr>
        <w:t>p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Pr="00F82ED2">
        <w:rPr>
          <w:rFonts w:ascii="Calibri" w:hAnsi="Calibri" w:cs="Calibri"/>
          <w:sz w:val="32"/>
          <w:szCs w:val="32"/>
        </w:rPr>
        <w:t>,d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 w:rsidRPr="00F82ED2">
        <w:rPr>
          <w:rFonts w:ascii="Calibri" w:hAnsi="Calibri" w:cs="Calibri"/>
          <w:sz w:val="32"/>
          <w:szCs w:val="32"/>
        </w:rPr>
        <w:t>,q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Pr="00F82ED2">
        <w:rPr>
          <w:rFonts w:ascii="Calibri" w:hAnsi="Calibri" w:cs="Calibri"/>
          <w:sz w:val="32"/>
          <w:szCs w:val="32"/>
        </w:rPr>
        <w:t xml:space="preserve">) determined in Step 1.4, conduct machine learning in </w:t>
      </w:r>
      <w:r w:rsidRPr="00F82ED2">
        <w:rPr>
          <w:rFonts w:ascii="Calibri" w:hAnsi="Calibri" w:cs="Calibri"/>
          <w:sz w:val="32"/>
          <w:szCs w:val="32"/>
        </w:rPr>
        <w:t>S</w:t>
      </w:r>
      <w:r w:rsidRPr="00F82ED2">
        <w:rPr>
          <w:rFonts w:ascii="Calibri" w:hAnsi="Calibri" w:cs="Calibri"/>
          <w:sz w:val="32"/>
          <w:szCs w:val="32"/>
        </w:rPr>
        <w:t>ARIMA</w:t>
      </w:r>
      <w:r w:rsidR="003D02B0" w:rsidRPr="00F82ED2">
        <w:rPr>
          <w:rFonts w:ascii="Calibri" w:hAnsi="Calibri" w:cs="Calibri"/>
          <w:sz w:val="32"/>
          <w:szCs w:val="32"/>
        </w:rPr>
        <w:t>(</w:t>
      </w:r>
      <w:proofErr w:type="spellStart"/>
      <w:r w:rsidR="003D02B0" w:rsidRPr="00F82ED2">
        <w:rPr>
          <w:rFonts w:ascii="Calibri" w:hAnsi="Calibri" w:cs="Calibri"/>
          <w:sz w:val="32"/>
          <w:szCs w:val="32"/>
        </w:rPr>
        <w:t>p</w:t>
      </w:r>
      <w:r w:rsidR="003D02B0"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="003D02B0" w:rsidRPr="00F82ED2">
        <w:rPr>
          <w:rFonts w:ascii="Calibri" w:hAnsi="Calibri" w:cs="Calibri"/>
          <w:sz w:val="32"/>
          <w:szCs w:val="32"/>
        </w:rPr>
        <w:t>,d</w:t>
      </w:r>
      <w:r w:rsidR="003D02B0"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="003D02B0" w:rsidRPr="00F82ED2">
        <w:rPr>
          <w:rFonts w:ascii="Calibri" w:hAnsi="Calibri" w:cs="Calibri"/>
          <w:sz w:val="32"/>
          <w:szCs w:val="32"/>
        </w:rPr>
        <w:t>,q</w:t>
      </w:r>
      <w:r w:rsidR="003D02B0"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3D02B0" w:rsidRPr="00F82ED2">
        <w:rPr>
          <w:rFonts w:ascii="Calibri" w:hAnsi="Calibri" w:cs="Calibri"/>
          <w:sz w:val="32"/>
          <w:szCs w:val="32"/>
        </w:rPr>
        <w:t>)(</w:t>
      </w:r>
      <w:proofErr w:type="spellStart"/>
      <w:r w:rsidR="003D02B0" w:rsidRPr="00F82ED2">
        <w:rPr>
          <w:rFonts w:ascii="Calibri" w:hAnsi="Calibri" w:cs="Calibri"/>
          <w:sz w:val="32"/>
          <w:szCs w:val="32"/>
        </w:rPr>
        <w:t>P,D,Q,m</w:t>
      </w:r>
      <w:proofErr w:type="spellEnd"/>
      <w:r w:rsidR="003D02B0" w:rsidRPr="00F82ED2">
        <w:rPr>
          <w:rFonts w:ascii="Calibri" w:hAnsi="Calibri" w:cs="Calibri"/>
          <w:sz w:val="32"/>
          <w:szCs w:val="32"/>
        </w:rPr>
        <w:t>)</w:t>
      </w:r>
      <w:r w:rsidRPr="00F82ED2">
        <w:rPr>
          <w:rFonts w:ascii="Calibri" w:hAnsi="Calibri" w:cs="Calibri"/>
          <w:sz w:val="32"/>
          <w:szCs w:val="32"/>
        </w:rPr>
        <w:t xml:space="preserve"> model forecasting</w:t>
      </w:r>
      <w:r w:rsidR="003D02B0" w:rsidRPr="00F82ED2">
        <w:rPr>
          <w:rFonts w:ascii="Calibri" w:hAnsi="Calibri" w:cs="Calibri"/>
          <w:sz w:val="32"/>
          <w:szCs w:val="32"/>
        </w:rPr>
        <w:t xml:space="preserve"> using </w:t>
      </w:r>
      <w:r w:rsidR="003D02B0" w:rsidRPr="00F82ED2">
        <w:rPr>
          <w:rFonts w:ascii="Calibri" w:hAnsi="Calibri" w:cs="Calibri"/>
          <w:sz w:val="32"/>
          <w:szCs w:val="32"/>
        </w:rPr>
        <w:t>data series</w:t>
      </w:r>
      <w:r w:rsidR="003D02B0" w:rsidRPr="00F82ED2">
        <w:rPr>
          <w:rFonts w:ascii="Calibri" w:hAnsi="Calibri" w:cs="Calibri"/>
          <w:sz w:val="32"/>
          <w:szCs w:val="32"/>
        </w:rPr>
        <w:t xml:space="preserve"> split in</w:t>
      </w:r>
      <w:r w:rsidR="003D02B0" w:rsidRPr="00F82ED2">
        <w:rPr>
          <w:rFonts w:ascii="Calibri" w:hAnsi="Calibri" w:cs="Calibri"/>
          <w:sz w:val="32"/>
          <w:szCs w:val="32"/>
        </w:rPr>
        <w:t>to train part and test part</w:t>
      </w:r>
      <w:r w:rsidRPr="00F82ED2">
        <w:rPr>
          <w:rFonts w:ascii="Calibri" w:hAnsi="Calibri" w:cs="Calibri"/>
          <w:sz w:val="32"/>
          <w:szCs w:val="32"/>
        </w:rPr>
        <w:t>:</w:t>
      </w:r>
      <w:r w:rsidR="00F82ED2" w:rsidRPr="00F82ED2">
        <w:rPr>
          <w:rFonts w:ascii="Calibri" w:hAnsi="Calibri" w:cs="Calibri"/>
          <w:sz w:val="32"/>
          <w:szCs w:val="32"/>
        </w:rPr>
        <w:t xml:space="preserve"> </w:t>
      </w:r>
    </w:p>
    <w:p w14:paraId="11EB75C6" w14:textId="50C94DC0" w:rsidR="00F82ED2" w:rsidRDefault="00F82ED2" w:rsidP="00F82ED2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A1. </w:t>
      </w:r>
      <w:r w:rsidR="003D02B0" w:rsidRPr="00F82ED2">
        <w:rPr>
          <w:rFonts w:ascii="Calibri" w:hAnsi="Calibri" w:cs="Calibri"/>
          <w:sz w:val="32"/>
          <w:szCs w:val="32"/>
        </w:rPr>
        <w:t xml:space="preserve">With </w:t>
      </w:r>
      <w:r w:rsidRPr="00F82ED2">
        <w:rPr>
          <w:rFonts w:ascii="Calibri" w:hAnsi="Calibri" w:cs="Calibri"/>
          <w:sz w:val="32"/>
          <w:szCs w:val="32"/>
        </w:rPr>
        <w:t>a combination</w:t>
      </w:r>
      <w:r w:rsidR="0021180D" w:rsidRPr="00F82ED2">
        <w:rPr>
          <w:rFonts w:ascii="Calibri" w:hAnsi="Calibri" w:cs="Calibri"/>
          <w:sz w:val="32"/>
          <w:szCs w:val="32"/>
        </w:rPr>
        <w:t xml:space="preserve"> of </w:t>
      </w:r>
      <w:r w:rsidRPr="00F82ED2">
        <w:rPr>
          <w:rFonts w:ascii="Calibri" w:hAnsi="Calibri" w:cs="Calibri"/>
          <w:sz w:val="32"/>
          <w:szCs w:val="32"/>
        </w:rPr>
        <w:t xml:space="preserve">seasonal </w:t>
      </w:r>
      <w:r w:rsidR="0021180D" w:rsidRPr="00F82ED2">
        <w:rPr>
          <w:rFonts w:ascii="Calibri" w:hAnsi="Calibri" w:cs="Calibri"/>
          <w:sz w:val="32"/>
          <w:szCs w:val="32"/>
        </w:rPr>
        <w:t>parameters (</w:t>
      </w:r>
      <w:r w:rsidRPr="00F82ED2">
        <w:rPr>
          <w:rFonts w:ascii="Calibri" w:hAnsi="Calibri" w:cs="Calibri"/>
          <w:sz w:val="32"/>
          <w:szCs w:val="32"/>
        </w:rPr>
        <w:t>P</w:t>
      </w:r>
      <w:r w:rsidR="0021180D" w:rsidRPr="00F82ED2">
        <w:rPr>
          <w:rFonts w:ascii="Calibri" w:hAnsi="Calibri" w:cs="Calibri"/>
          <w:sz w:val="32"/>
          <w:szCs w:val="32"/>
        </w:rPr>
        <w:t>,</w:t>
      </w:r>
      <w:r w:rsidR="00CB528F"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>D=0</w:t>
      </w:r>
      <w:r w:rsidR="0021180D" w:rsidRPr="00F82ED2">
        <w:rPr>
          <w:rFonts w:ascii="Calibri" w:hAnsi="Calibri" w:cs="Calibri"/>
          <w:sz w:val="32"/>
          <w:szCs w:val="32"/>
        </w:rPr>
        <w:t>,</w:t>
      </w:r>
      <w:r w:rsidR="00CB528F"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>Q,</w:t>
      </w:r>
      <w:r w:rsidR="00CB528F"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>m=12</w:t>
      </w:r>
      <w:r w:rsidR="0021180D" w:rsidRPr="00F82ED2">
        <w:rPr>
          <w:rFonts w:ascii="Calibri" w:hAnsi="Calibri" w:cs="Calibri"/>
          <w:sz w:val="32"/>
          <w:szCs w:val="32"/>
        </w:rPr>
        <w:t>), conduct forecasting for</w:t>
      </w:r>
    </w:p>
    <w:p w14:paraId="1F1DEA76" w14:textId="5EF041C4" w:rsidR="00F82ED2" w:rsidRDefault="00F82ED2" w:rsidP="00F82ED2">
      <w:pPr>
        <w:pStyle w:val="PlainText"/>
        <w:spacing w:line="276" w:lineRule="auto"/>
        <w:ind w:left="1080"/>
        <w:jc w:val="center"/>
        <w:rPr>
          <w:rFonts w:ascii="Calibri" w:hAnsi="Calibri" w:cs="Calibri"/>
          <w:sz w:val="32"/>
          <w:szCs w:val="32"/>
        </w:rPr>
      </w:pPr>
      <w:proofErr w:type="gramStart"/>
      <w:r w:rsidRPr="00F82ED2">
        <w:rPr>
          <w:rFonts w:ascii="Calibri" w:hAnsi="Calibri" w:cs="Calibri"/>
          <w:sz w:val="32"/>
          <w:szCs w:val="32"/>
        </w:rPr>
        <w:t>SARIMA(</w:t>
      </w:r>
      <w:proofErr w:type="spellStart"/>
      <w:proofErr w:type="gramEnd"/>
      <w:r w:rsidRPr="00F82ED2">
        <w:rPr>
          <w:rFonts w:ascii="Calibri" w:hAnsi="Calibri" w:cs="Calibri"/>
          <w:sz w:val="32"/>
          <w:szCs w:val="32"/>
        </w:rPr>
        <w:t>p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Pr="00F82ED2">
        <w:rPr>
          <w:rFonts w:ascii="Calibri" w:hAnsi="Calibri" w:cs="Calibri"/>
          <w:sz w:val="32"/>
          <w:szCs w:val="32"/>
        </w:rPr>
        <w:t>,d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Pr="00F82ED2">
        <w:rPr>
          <w:rFonts w:ascii="Calibri" w:hAnsi="Calibri" w:cs="Calibri"/>
          <w:sz w:val="32"/>
          <w:szCs w:val="32"/>
        </w:rPr>
        <w:t>,q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Pr="00F82ED2">
        <w:rPr>
          <w:rFonts w:ascii="Calibri" w:hAnsi="Calibri" w:cs="Calibri"/>
          <w:sz w:val="32"/>
          <w:szCs w:val="32"/>
        </w:rPr>
        <w:t>)(</w:t>
      </w:r>
      <w:proofErr w:type="spellStart"/>
      <w:r w:rsidRPr="00F82ED2">
        <w:rPr>
          <w:rFonts w:ascii="Calibri" w:hAnsi="Calibri" w:cs="Calibri"/>
          <w:sz w:val="32"/>
          <w:szCs w:val="32"/>
        </w:rPr>
        <w:t>P,D,Q,m</w:t>
      </w:r>
      <w:proofErr w:type="spellEnd"/>
      <w:r w:rsidRPr="00F82ED2">
        <w:rPr>
          <w:rFonts w:ascii="Calibri" w:hAnsi="Calibri" w:cs="Calibri"/>
          <w:sz w:val="32"/>
          <w:szCs w:val="32"/>
        </w:rPr>
        <w:t xml:space="preserve">) </w:t>
      </w:r>
      <w:r w:rsidR="0021180D" w:rsidRPr="00F82ED2">
        <w:rPr>
          <w:rFonts w:ascii="Calibri" w:hAnsi="Calibri" w:cs="Calibri"/>
          <w:sz w:val="32"/>
          <w:szCs w:val="32"/>
        </w:rPr>
        <w:t xml:space="preserve"> </w:t>
      </w:r>
    </w:p>
    <w:p w14:paraId="1858C26F" w14:textId="2ADC6EBE" w:rsidR="0021180D" w:rsidRPr="00F82ED2" w:rsidRDefault="00F82ED2" w:rsidP="00F82ED2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 w:rsidRPr="00F82ED2">
        <w:rPr>
          <w:rFonts w:ascii="Calibri" w:hAnsi="Calibri" w:cs="Calibri"/>
          <w:sz w:val="32"/>
          <w:szCs w:val="32"/>
        </w:rPr>
        <w:t>model,</w:t>
      </w:r>
      <w:r>
        <w:rPr>
          <w:rFonts w:ascii="Calibri" w:hAnsi="Calibri" w:cs="Calibri"/>
          <w:sz w:val="32"/>
          <w:szCs w:val="32"/>
        </w:rPr>
        <w:t xml:space="preserve"> </w:t>
      </w:r>
      <w:r w:rsidR="0021180D" w:rsidRPr="00F82ED2">
        <w:rPr>
          <w:rFonts w:ascii="Calibri" w:hAnsi="Calibri" w:cs="Calibri"/>
          <w:sz w:val="32"/>
          <w:szCs w:val="32"/>
        </w:rPr>
        <w:t xml:space="preserve">representing: </w:t>
      </w:r>
    </w:p>
    <w:p w14:paraId="2027CC21" w14:textId="77777777" w:rsidR="0021180D" w:rsidRPr="00E17479" w:rsidRDefault="0021180D" w:rsidP="0021180D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1CEE37C" w14:textId="77777777" w:rsidR="0021180D" w:rsidRPr="00E17479" w:rsidRDefault="0021180D" w:rsidP="0021180D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BA486C4" w14:textId="77777777" w:rsidR="00CB528F" w:rsidRPr="00F82ED2" w:rsidRDefault="00F82ED2" w:rsidP="00CB528F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</w:t>
      </w:r>
      <w:r>
        <w:rPr>
          <w:rFonts w:ascii="Calibri" w:hAnsi="Calibri" w:cs="Calibri"/>
          <w:sz w:val="32"/>
          <w:szCs w:val="32"/>
        </w:rPr>
        <w:t>2</w:t>
      </w:r>
      <w:r>
        <w:rPr>
          <w:rFonts w:ascii="Calibri" w:hAnsi="Calibri" w:cs="Calibri"/>
          <w:sz w:val="32"/>
          <w:szCs w:val="32"/>
        </w:rPr>
        <w:t xml:space="preserve">. </w:t>
      </w:r>
      <w:r>
        <w:rPr>
          <w:rFonts w:ascii="Calibri" w:hAnsi="Calibri" w:cs="Calibri"/>
          <w:sz w:val="32"/>
          <w:szCs w:val="32"/>
        </w:rPr>
        <w:t>I</w:t>
      </w:r>
      <w:r w:rsidRPr="00F82ED2">
        <w:rPr>
          <w:rFonts w:ascii="Calibri" w:hAnsi="Calibri" w:cs="Calibri"/>
          <w:sz w:val="32"/>
          <w:szCs w:val="32"/>
        </w:rPr>
        <w:t>teratively apply the above forecast to several combinations of seasonal</w:t>
      </w:r>
      <w:r w:rsidRPr="00F82ED2"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 xml:space="preserve">parameters </w:t>
      </w:r>
      <w:r>
        <w:rPr>
          <w:rFonts w:ascii="Calibri" w:hAnsi="Calibri" w:cs="Calibri"/>
          <w:sz w:val="32"/>
          <w:szCs w:val="32"/>
        </w:rPr>
        <w:t>P</w:t>
      </w:r>
      <w:r w:rsidRPr="00F82ED2">
        <w:rPr>
          <w:rFonts w:ascii="Calibri" w:hAnsi="Calibri" w:cs="Calibri"/>
          <w:sz w:val="32"/>
          <w:szCs w:val="32"/>
        </w:rPr>
        <w:t xml:space="preserve"> and </w:t>
      </w:r>
      <w:r>
        <w:rPr>
          <w:rFonts w:ascii="Calibri" w:hAnsi="Calibri" w:cs="Calibri"/>
          <w:sz w:val="32"/>
          <w:szCs w:val="32"/>
        </w:rPr>
        <w:t>Q</w:t>
      </w:r>
      <w:r w:rsidRPr="00F82ED2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(fixed D=0 </w:t>
      </w:r>
      <w:r>
        <w:rPr>
          <w:rFonts w:ascii="Calibri" w:hAnsi="Calibri" w:cs="Calibri"/>
          <w:sz w:val="32"/>
          <w:szCs w:val="32"/>
        </w:rPr>
        <w:lastRenderedPageBreak/>
        <w:t>and m=12).</w:t>
      </w:r>
      <w:r w:rsidRPr="00F82ED2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T</w:t>
      </w:r>
      <w:r w:rsidRPr="00F82ED2">
        <w:rPr>
          <w:rFonts w:ascii="Calibri" w:hAnsi="Calibri" w:cs="Calibri"/>
          <w:sz w:val="32"/>
          <w:szCs w:val="32"/>
        </w:rPr>
        <w:t>ake the model with the lowest RMSE as the best model</w:t>
      </w:r>
      <w:r w:rsidR="00CB528F" w:rsidRPr="00F82ED2">
        <w:rPr>
          <w:rFonts w:ascii="Calibri" w:hAnsi="Calibri" w:cs="Calibri"/>
          <w:sz w:val="32"/>
          <w:szCs w:val="32"/>
        </w:rPr>
        <w:t>,</w:t>
      </w:r>
      <w:r w:rsidR="00CB528F">
        <w:rPr>
          <w:rFonts w:ascii="Calibri" w:hAnsi="Calibri" w:cs="Calibri"/>
          <w:sz w:val="32"/>
          <w:szCs w:val="32"/>
        </w:rPr>
        <w:t xml:space="preserve"> </w:t>
      </w:r>
      <w:r w:rsidR="00CB528F" w:rsidRPr="00F82ED2">
        <w:rPr>
          <w:rFonts w:ascii="Calibri" w:hAnsi="Calibri" w:cs="Calibri"/>
          <w:sz w:val="32"/>
          <w:szCs w:val="32"/>
        </w:rPr>
        <w:t xml:space="preserve">representing: </w:t>
      </w:r>
    </w:p>
    <w:p w14:paraId="11D2DDC1" w14:textId="77777777" w:rsidR="00CB528F" w:rsidRPr="00E17479" w:rsidRDefault="00CB528F" w:rsidP="00CB528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68F9C930" w14:textId="6191F2B4" w:rsidR="0021180D" w:rsidRPr="00E17479" w:rsidRDefault="00CB528F" w:rsidP="00CB528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  <w:r w:rsidR="00F82ED2">
        <w:rPr>
          <w:rFonts w:ascii="Calibri" w:hAnsi="Calibri" w:cs="Calibri"/>
          <w:sz w:val="32"/>
          <w:szCs w:val="32"/>
        </w:rPr>
        <w:t>.</w:t>
      </w:r>
      <w:r w:rsidR="0021180D" w:rsidRPr="00F75D92">
        <w:rPr>
          <w:rFonts w:ascii="Calibri" w:hAnsi="Calibri" w:cs="Calibri"/>
          <w:i/>
          <w:iCs/>
          <w:sz w:val="32"/>
          <w:szCs w:val="32"/>
        </w:rPr>
        <w:t xml:space="preserve"> </w:t>
      </w:r>
    </w:p>
    <w:p w14:paraId="7CBFE76F" w14:textId="77777777" w:rsidR="00CB528F" w:rsidRDefault="0021180D" w:rsidP="00CB528F">
      <w:pPr>
        <w:pStyle w:val="PlainText"/>
        <w:numPr>
          <w:ilvl w:val="0"/>
          <w:numId w:val="47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For CPI rate (series 3), </w:t>
      </w:r>
      <w:r w:rsidR="00CB528F" w:rsidRPr="00F82ED2">
        <w:rPr>
          <w:rFonts w:ascii="Calibri" w:hAnsi="Calibri" w:cs="Calibri"/>
          <w:sz w:val="32"/>
          <w:szCs w:val="32"/>
        </w:rPr>
        <w:t>based on the optimal value of parameters (</w:t>
      </w:r>
      <w:proofErr w:type="spellStart"/>
      <w:proofErr w:type="gramStart"/>
      <w:r w:rsidR="00CB528F" w:rsidRPr="00F82ED2">
        <w:rPr>
          <w:rFonts w:ascii="Calibri" w:hAnsi="Calibri" w:cs="Calibri"/>
          <w:sz w:val="32"/>
          <w:szCs w:val="32"/>
        </w:rPr>
        <w:t>p</w:t>
      </w:r>
      <w:r w:rsidR="00CB528F"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="00CB528F" w:rsidRPr="00F82ED2">
        <w:rPr>
          <w:rFonts w:ascii="Calibri" w:hAnsi="Calibri" w:cs="Calibri"/>
          <w:sz w:val="32"/>
          <w:szCs w:val="32"/>
        </w:rPr>
        <w:t>,d</w:t>
      </w:r>
      <w:r w:rsidR="00CB528F"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gramEnd"/>
      <w:r w:rsidR="00CB528F" w:rsidRPr="00F82ED2">
        <w:rPr>
          <w:rFonts w:ascii="Calibri" w:hAnsi="Calibri" w:cs="Calibri"/>
          <w:sz w:val="32"/>
          <w:szCs w:val="32"/>
        </w:rPr>
        <w:t>,q</w:t>
      </w:r>
      <w:r w:rsidR="00CB528F"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CB528F" w:rsidRPr="00F82ED2">
        <w:rPr>
          <w:rFonts w:ascii="Calibri" w:hAnsi="Calibri" w:cs="Calibri"/>
          <w:sz w:val="32"/>
          <w:szCs w:val="32"/>
        </w:rPr>
        <w:t>) determined in Step 1.4, conduct machine learning in SARIMA(</w:t>
      </w:r>
      <w:proofErr w:type="spellStart"/>
      <w:r w:rsidR="00CB528F" w:rsidRPr="00F82ED2">
        <w:rPr>
          <w:rFonts w:ascii="Calibri" w:hAnsi="Calibri" w:cs="Calibri"/>
          <w:sz w:val="32"/>
          <w:szCs w:val="32"/>
        </w:rPr>
        <w:t>p</w:t>
      </w:r>
      <w:r w:rsidR="00CB528F"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="00CB528F" w:rsidRPr="00F82ED2">
        <w:rPr>
          <w:rFonts w:ascii="Calibri" w:hAnsi="Calibri" w:cs="Calibri"/>
          <w:sz w:val="32"/>
          <w:szCs w:val="32"/>
        </w:rPr>
        <w:t>,d</w:t>
      </w:r>
      <w:r w:rsidR="00CB528F"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="00CB528F" w:rsidRPr="00F82ED2">
        <w:rPr>
          <w:rFonts w:ascii="Calibri" w:hAnsi="Calibri" w:cs="Calibri"/>
          <w:sz w:val="32"/>
          <w:szCs w:val="32"/>
        </w:rPr>
        <w:t>,q</w:t>
      </w:r>
      <w:r w:rsidR="00CB528F"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="00CB528F" w:rsidRPr="00F82ED2">
        <w:rPr>
          <w:rFonts w:ascii="Calibri" w:hAnsi="Calibri" w:cs="Calibri"/>
          <w:sz w:val="32"/>
          <w:szCs w:val="32"/>
        </w:rPr>
        <w:t>)(</w:t>
      </w:r>
      <w:proofErr w:type="spellStart"/>
      <w:r w:rsidR="00CB528F" w:rsidRPr="00F82ED2">
        <w:rPr>
          <w:rFonts w:ascii="Calibri" w:hAnsi="Calibri" w:cs="Calibri"/>
          <w:sz w:val="32"/>
          <w:szCs w:val="32"/>
        </w:rPr>
        <w:t>P,D,Q,m</w:t>
      </w:r>
      <w:proofErr w:type="spellEnd"/>
      <w:r w:rsidR="00CB528F" w:rsidRPr="00F82ED2">
        <w:rPr>
          <w:rFonts w:ascii="Calibri" w:hAnsi="Calibri" w:cs="Calibri"/>
          <w:sz w:val="32"/>
          <w:szCs w:val="32"/>
        </w:rPr>
        <w:t xml:space="preserve">) model forecasting using data series split into train part and test part: </w:t>
      </w:r>
    </w:p>
    <w:p w14:paraId="691E9731" w14:textId="0CD7C1B7" w:rsidR="00CB528F" w:rsidRDefault="00CB528F" w:rsidP="00CB528F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</w:t>
      </w:r>
      <w:r>
        <w:rPr>
          <w:rFonts w:ascii="Calibri" w:hAnsi="Calibri" w:cs="Calibri"/>
          <w:sz w:val="32"/>
          <w:szCs w:val="32"/>
        </w:rPr>
        <w:t xml:space="preserve">1. </w:t>
      </w:r>
      <w:r w:rsidRPr="00F82ED2">
        <w:rPr>
          <w:rFonts w:ascii="Calibri" w:hAnsi="Calibri" w:cs="Calibri"/>
          <w:sz w:val="32"/>
          <w:szCs w:val="32"/>
        </w:rPr>
        <w:t>With a combination of seasonal parameters (P,</w:t>
      </w:r>
      <w:r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>D=0,</w:t>
      </w:r>
      <w:r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>Q,</w:t>
      </w:r>
      <w:r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>m=12), conduct forecasting for</w:t>
      </w:r>
    </w:p>
    <w:p w14:paraId="559B1508" w14:textId="77777777" w:rsidR="00CB528F" w:rsidRDefault="00CB528F" w:rsidP="00CB528F">
      <w:pPr>
        <w:pStyle w:val="PlainText"/>
        <w:spacing w:line="276" w:lineRule="auto"/>
        <w:ind w:left="1080"/>
        <w:jc w:val="center"/>
        <w:rPr>
          <w:rFonts w:ascii="Calibri" w:hAnsi="Calibri" w:cs="Calibri"/>
          <w:sz w:val="32"/>
          <w:szCs w:val="32"/>
        </w:rPr>
      </w:pPr>
      <w:proofErr w:type="gramStart"/>
      <w:r w:rsidRPr="00F82ED2">
        <w:rPr>
          <w:rFonts w:ascii="Calibri" w:hAnsi="Calibri" w:cs="Calibri"/>
          <w:sz w:val="32"/>
          <w:szCs w:val="32"/>
        </w:rPr>
        <w:t>SARIMA(</w:t>
      </w:r>
      <w:proofErr w:type="spellStart"/>
      <w:proofErr w:type="gramEnd"/>
      <w:r w:rsidRPr="00F82ED2">
        <w:rPr>
          <w:rFonts w:ascii="Calibri" w:hAnsi="Calibri" w:cs="Calibri"/>
          <w:sz w:val="32"/>
          <w:szCs w:val="32"/>
        </w:rPr>
        <w:t>p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Pr="00F82ED2">
        <w:rPr>
          <w:rFonts w:ascii="Calibri" w:hAnsi="Calibri" w:cs="Calibri"/>
          <w:sz w:val="32"/>
          <w:szCs w:val="32"/>
        </w:rPr>
        <w:t>,d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r w:rsidRPr="00F82ED2">
        <w:rPr>
          <w:rFonts w:ascii="Calibri" w:hAnsi="Calibri" w:cs="Calibri"/>
          <w:sz w:val="32"/>
          <w:szCs w:val="32"/>
        </w:rPr>
        <w:t>,q</w:t>
      </w:r>
      <w:r w:rsidRPr="00F82ED2">
        <w:rPr>
          <w:rFonts w:ascii="Calibri" w:hAnsi="Calibri" w:cs="Calibri"/>
          <w:sz w:val="32"/>
          <w:szCs w:val="32"/>
          <w:vertAlign w:val="subscript"/>
        </w:rPr>
        <w:t>O</w:t>
      </w:r>
      <w:proofErr w:type="spellEnd"/>
      <w:r w:rsidRPr="00F82ED2">
        <w:rPr>
          <w:rFonts w:ascii="Calibri" w:hAnsi="Calibri" w:cs="Calibri"/>
          <w:sz w:val="32"/>
          <w:szCs w:val="32"/>
        </w:rPr>
        <w:t>)(</w:t>
      </w:r>
      <w:proofErr w:type="spellStart"/>
      <w:r w:rsidRPr="00F82ED2">
        <w:rPr>
          <w:rFonts w:ascii="Calibri" w:hAnsi="Calibri" w:cs="Calibri"/>
          <w:sz w:val="32"/>
          <w:szCs w:val="32"/>
        </w:rPr>
        <w:t>P,D,Q,m</w:t>
      </w:r>
      <w:proofErr w:type="spellEnd"/>
      <w:r w:rsidRPr="00F82ED2">
        <w:rPr>
          <w:rFonts w:ascii="Calibri" w:hAnsi="Calibri" w:cs="Calibri"/>
          <w:sz w:val="32"/>
          <w:szCs w:val="32"/>
        </w:rPr>
        <w:t xml:space="preserve">)  </w:t>
      </w:r>
    </w:p>
    <w:p w14:paraId="3982B2C4" w14:textId="77777777" w:rsidR="00CB528F" w:rsidRPr="00F82ED2" w:rsidRDefault="00CB528F" w:rsidP="00CB528F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 w:rsidRPr="00F82ED2">
        <w:rPr>
          <w:rFonts w:ascii="Calibri" w:hAnsi="Calibri" w:cs="Calibri"/>
          <w:sz w:val="32"/>
          <w:szCs w:val="32"/>
        </w:rPr>
        <w:t>model</w:t>
      </w:r>
      <w:bookmarkStart w:id="54" w:name="_Hlk212137487"/>
      <w:r w:rsidRPr="00F82ED2">
        <w:rPr>
          <w:rFonts w:ascii="Calibri" w:hAnsi="Calibri" w:cs="Calibri"/>
          <w:sz w:val="32"/>
          <w:szCs w:val="32"/>
        </w:rPr>
        <w:t>,</w:t>
      </w:r>
      <w:r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 xml:space="preserve">representing: </w:t>
      </w:r>
    </w:p>
    <w:p w14:paraId="6610E164" w14:textId="77777777" w:rsidR="00CB528F" w:rsidRPr="00E17479" w:rsidRDefault="00CB528F" w:rsidP="00CB528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0A3B184" w14:textId="77777777" w:rsidR="00CB528F" w:rsidRPr="00E17479" w:rsidRDefault="00CB528F" w:rsidP="00CB528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  <w:bookmarkEnd w:id="54"/>
    </w:p>
    <w:p w14:paraId="1F45913C" w14:textId="77777777" w:rsidR="00CB528F" w:rsidRPr="00F82ED2" w:rsidRDefault="00CB528F" w:rsidP="00CB528F">
      <w:pPr>
        <w:pStyle w:val="PlainText"/>
        <w:spacing w:line="276" w:lineRule="auto"/>
        <w:ind w:left="10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</w:t>
      </w:r>
      <w:r>
        <w:rPr>
          <w:rFonts w:ascii="Calibri" w:hAnsi="Calibri" w:cs="Calibri"/>
          <w:sz w:val="32"/>
          <w:szCs w:val="32"/>
        </w:rPr>
        <w:t>2. I</w:t>
      </w:r>
      <w:r w:rsidRPr="00F82ED2">
        <w:rPr>
          <w:rFonts w:ascii="Calibri" w:hAnsi="Calibri" w:cs="Calibri"/>
          <w:sz w:val="32"/>
          <w:szCs w:val="32"/>
        </w:rPr>
        <w:t xml:space="preserve">teratively apply the above forecast to several combinations of seasonal parameters </w:t>
      </w:r>
      <w:r>
        <w:rPr>
          <w:rFonts w:ascii="Calibri" w:hAnsi="Calibri" w:cs="Calibri"/>
          <w:sz w:val="32"/>
          <w:szCs w:val="32"/>
        </w:rPr>
        <w:t>P</w:t>
      </w:r>
      <w:r w:rsidRPr="00F82ED2">
        <w:rPr>
          <w:rFonts w:ascii="Calibri" w:hAnsi="Calibri" w:cs="Calibri"/>
          <w:sz w:val="32"/>
          <w:szCs w:val="32"/>
        </w:rPr>
        <w:t xml:space="preserve"> and </w:t>
      </w:r>
      <w:r>
        <w:rPr>
          <w:rFonts w:ascii="Calibri" w:hAnsi="Calibri" w:cs="Calibri"/>
          <w:sz w:val="32"/>
          <w:szCs w:val="32"/>
        </w:rPr>
        <w:t>Q</w:t>
      </w:r>
      <w:r w:rsidRPr="00F82ED2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(fixed D=0 and m=12).</w:t>
      </w:r>
      <w:r w:rsidRPr="00F82ED2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T</w:t>
      </w:r>
      <w:r w:rsidRPr="00F82ED2">
        <w:rPr>
          <w:rFonts w:ascii="Calibri" w:hAnsi="Calibri" w:cs="Calibri"/>
          <w:sz w:val="32"/>
          <w:szCs w:val="32"/>
        </w:rPr>
        <w:t>ake the model with the lowest RMSE as the best model,</w:t>
      </w:r>
      <w:r>
        <w:rPr>
          <w:rFonts w:ascii="Calibri" w:hAnsi="Calibri" w:cs="Calibri"/>
          <w:sz w:val="32"/>
          <w:szCs w:val="32"/>
        </w:rPr>
        <w:t xml:space="preserve"> </w:t>
      </w:r>
      <w:r w:rsidRPr="00F82ED2">
        <w:rPr>
          <w:rFonts w:ascii="Calibri" w:hAnsi="Calibri" w:cs="Calibri"/>
          <w:sz w:val="32"/>
          <w:szCs w:val="32"/>
        </w:rPr>
        <w:t xml:space="preserve">representing: </w:t>
      </w:r>
    </w:p>
    <w:p w14:paraId="4AE16E15" w14:textId="77777777" w:rsidR="00CB528F" w:rsidRPr="00E17479" w:rsidRDefault="00CB528F" w:rsidP="00CB528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12DDD5EB" w14:textId="4548F9D0" w:rsidR="00CB528F" w:rsidRPr="00E17479" w:rsidRDefault="00CB528F" w:rsidP="00CB528F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Result.</w:t>
      </w:r>
      <w:r w:rsidRPr="00F75D92">
        <w:rPr>
          <w:rFonts w:ascii="Calibri" w:hAnsi="Calibri" w:cs="Calibri"/>
          <w:i/>
          <w:iCs/>
          <w:sz w:val="32"/>
          <w:szCs w:val="32"/>
        </w:rPr>
        <w:t xml:space="preserve"> </w:t>
      </w:r>
    </w:p>
    <w:p w14:paraId="1801DE0B" w14:textId="77777777" w:rsidR="00F11B5B" w:rsidRDefault="00F11B5B" w:rsidP="007176DF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</w:p>
    <w:p w14:paraId="208922B2" w14:textId="7BC14214" w:rsidR="00F7375B" w:rsidRPr="00815E6A" w:rsidRDefault="00F7375B" w:rsidP="00F7375B">
      <w:pPr>
        <w:autoSpaceDE w:val="0"/>
        <w:autoSpaceDN w:val="0"/>
        <w:adjustRightInd w:val="0"/>
        <w:spacing w:line="276" w:lineRule="auto"/>
        <w:rPr>
          <w:rFonts w:ascii="Calibri" w:eastAsia="Times New Roman" w:hAnsi="Calibri" w:cs="Calibri"/>
          <w:sz w:val="32"/>
          <w:szCs w:val="32"/>
          <w:lang w:eastAsia="en-GB"/>
        </w:rPr>
      </w:pPr>
      <w:r w:rsidRPr="00815E6A">
        <w:rPr>
          <w:rFonts w:ascii="Calibri" w:eastAsia="Times New Roman" w:hAnsi="Calibri" w:cs="Calibri"/>
          <w:sz w:val="32"/>
          <w:szCs w:val="32"/>
          <w:lang w:eastAsia="en-GB"/>
        </w:rPr>
        <w:t xml:space="preserve">Part </w:t>
      </w:r>
      <w:r w:rsidRPr="00815E6A">
        <w:rPr>
          <w:rFonts w:ascii="Calibri" w:eastAsia="Times New Roman" w:hAnsi="Calibri" w:cs="Calibri"/>
          <w:sz w:val="32"/>
          <w:szCs w:val="32"/>
          <w:lang w:eastAsia="en-GB"/>
        </w:rPr>
        <w:t>1</w:t>
      </w:r>
      <w:r w:rsidRPr="00815E6A">
        <w:rPr>
          <w:rFonts w:ascii="Calibri" w:eastAsia="Times New Roman" w:hAnsi="Calibri" w:cs="Calibri"/>
          <w:sz w:val="32"/>
          <w:szCs w:val="32"/>
          <w:lang w:eastAsia="en-GB"/>
        </w:rPr>
        <w:t xml:space="preserve"> conclusion:</w:t>
      </w:r>
    </w:p>
    <w:p w14:paraId="3D4E9DAC" w14:textId="77777777" w:rsidR="002F5BA9" w:rsidRDefault="002F5BA9" w:rsidP="000B54B1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</w:p>
    <w:p w14:paraId="054412A7" w14:textId="7B73B73E" w:rsidR="00CB528F" w:rsidRDefault="00CB528F">
      <w:pPr>
        <w:spacing w:after="160" w:line="259" w:lineRule="auto"/>
        <w:jc w:val="left"/>
        <w:rPr>
          <w:rFonts w:ascii="Calibri" w:eastAsiaTheme="majorEastAsia" w:hAnsi="Calibri" w:cs="Calibri"/>
          <w:bCs/>
          <w:color w:val="323E4F" w:themeColor="text2" w:themeShade="BF"/>
          <w:spacing w:val="5"/>
          <w:kern w:val="28"/>
          <w:sz w:val="44"/>
          <w:szCs w:val="28"/>
        </w:rPr>
      </w:pPr>
      <w:r>
        <w:rPr>
          <w:rFonts w:ascii="Calibri" w:hAnsi="Calibri" w:cs="Calibri"/>
        </w:rPr>
        <w:br w:type="page"/>
      </w:r>
    </w:p>
    <w:p w14:paraId="2149CDBF" w14:textId="77777777" w:rsidR="002F5BA9" w:rsidRDefault="002F5BA9" w:rsidP="000B54B1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</w:p>
    <w:p w14:paraId="64389E14" w14:textId="1E651865" w:rsidR="000B54B1" w:rsidRDefault="000B54B1" w:rsidP="000B54B1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  <w:bookmarkStart w:id="55" w:name="_Hlk212021730"/>
      <w:r>
        <w:rPr>
          <w:rFonts w:ascii="Calibri" w:hAnsi="Calibri" w:cs="Calibri"/>
        </w:rPr>
        <w:t xml:space="preserve">Part </w:t>
      </w:r>
      <w:r w:rsidR="002F5BA9">
        <w:rPr>
          <w:rFonts w:ascii="Calibri" w:hAnsi="Calibri" w:cs="Calibri"/>
        </w:rPr>
        <w:t>2</w:t>
      </w:r>
      <w:r>
        <w:rPr>
          <w:rFonts w:ascii="Calibri" w:hAnsi="Calibri" w:cs="Calibri"/>
        </w:rPr>
        <w:t>.</w:t>
      </w:r>
      <w:r w:rsidRPr="004635DE">
        <w:rPr>
          <w:rFonts w:ascii="Calibri" w:hAnsi="Calibri" w:cs="Calibri"/>
        </w:rPr>
        <w:t xml:space="preserve"> </w:t>
      </w:r>
      <w:bookmarkStart w:id="56" w:name="_Hlk212022916"/>
      <w:bookmarkEnd w:id="55"/>
      <w:r w:rsidR="009741BF" w:rsidRPr="009741BF">
        <w:rPr>
          <w:rFonts w:ascii="Calibri" w:hAnsi="Calibri" w:cs="Calibri"/>
        </w:rPr>
        <w:t xml:space="preserve">Detecting anomalies and change points in time series </w:t>
      </w:r>
      <w:bookmarkEnd w:id="56"/>
      <w:r w:rsidR="009741BF" w:rsidRPr="009741BF">
        <w:rPr>
          <w:rFonts w:ascii="Calibri" w:hAnsi="Calibri" w:cs="Calibri"/>
        </w:rPr>
        <w:t>of Asian economic data</w:t>
      </w:r>
    </w:p>
    <w:p w14:paraId="6B1540E7" w14:textId="77777777" w:rsidR="000B54B1" w:rsidRDefault="000B54B1" w:rsidP="000B54B1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</w:p>
    <w:p w14:paraId="2967BD61" w14:textId="77777777" w:rsidR="000B54B1" w:rsidRPr="00FF22C0" w:rsidRDefault="000B54B1" w:rsidP="000B54B1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Summary</w:t>
      </w:r>
      <w:r w:rsidRPr="00FF22C0">
        <w:rPr>
          <w:rFonts w:ascii="Calibri" w:hAnsi="Calibri" w:cs="Calibri"/>
          <w:b/>
          <w:sz w:val="24"/>
        </w:rPr>
        <w:t>:</w:t>
      </w:r>
    </w:p>
    <w:p w14:paraId="0BD8F59A" w14:textId="77777777" w:rsidR="000B54B1" w:rsidRDefault="000B54B1" w:rsidP="000B54B1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(Brief on the content of the part.</w:t>
      </w:r>
      <w:r w:rsidRPr="007A34EA">
        <w:rPr>
          <w:rFonts w:ascii="Calibri" w:hAnsi="Calibri" w:cs="Calibri"/>
          <w:szCs w:val="24"/>
        </w:rPr>
        <w:t xml:space="preserve"> </w:t>
      </w:r>
      <w:r w:rsidRPr="00FF22C0">
        <w:rPr>
          <w:rFonts w:ascii="Calibri" w:hAnsi="Calibri" w:cs="Calibri"/>
          <w:szCs w:val="24"/>
        </w:rPr>
        <w:t>No more than 50 words</w:t>
      </w:r>
      <w:r>
        <w:rPr>
          <w:rFonts w:ascii="Calibri" w:hAnsi="Calibri" w:cs="Calibri"/>
        </w:rPr>
        <w:t>)</w:t>
      </w:r>
      <w:r w:rsidRPr="48FCEA49">
        <w:rPr>
          <w:rFonts w:ascii="Calibri" w:hAnsi="Calibri" w:cs="Calibri"/>
        </w:rPr>
        <w:t xml:space="preserve">. </w:t>
      </w:r>
    </w:p>
    <w:p w14:paraId="1D52D3BD" w14:textId="77777777" w:rsidR="000B54B1" w:rsidRPr="00FF22C0" w:rsidRDefault="000B54B1" w:rsidP="000B54B1">
      <w:pPr>
        <w:pStyle w:val="Heading1"/>
        <w:spacing w:before="0" w:after="0" w:line="276" w:lineRule="auto"/>
        <w:jc w:val="both"/>
        <w:rPr>
          <w:rFonts w:ascii="Calibri" w:hAnsi="Calibri" w:cs="Calibri"/>
        </w:rPr>
      </w:pPr>
    </w:p>
    <w:p w14:paraId="0D91B562" w14:textId="77777777" w:rsidR="000B54B1" w:rsidRPr="00FF22C0" w:rsidRDefault="000B54B1" w:rsidP="000B54B1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</w:p>
    <w:p w14:paraId="1E976D70" w14:textId="5478E9BA" w:rsidR="00A056C4" w:rsidRDefault="000B54B1" w:rsidP="00A056C4">
      <w:pPr>
        <w:pStyle w:val="PlainText"/>
        <w:numPr>
          <w:ilvl w:val="1"/>
          <w:numId w:val="42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A056C4">
        <w:rPr>
          <w:rFonts w:ascii="Calibri" w:hAnsi="Calibri" w:cs="Calibri"/>
          <w:sz w:val="32"/>
          <w:szCs w:val="32"/>
        </w:rPr>
        <w:t xml:space="preserve">Introduction </w:t>
      </w:r>
    </w:p>
    <w:p w14:paraId="74D3703F" w14:textId="5F064455" w:rsidR="002F5BA9" w:rsidRPr="002F5BA9" w:rsidRDefault="002F5BA9" w:rsidP="000B54B1">
      <w:pPr>
        <w:pStyle w:val="PlainText"/>
        <w:numPr>
          <w:ilvl w:val="0"/>
          <w:numId w:val="37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Short overview on </w:t>
      </w:r>
      <w:r w:rsidR="009741BF">
        <w:rPr>
          <w:rFonts w:ascii="Calibri" w:hAnsi="Calibri" w:cs="Calibri"/>
          <w:sz w:val="32"/>
          <w:szCs w:val="32"/>
        </w:rPr>
        <w:t xml:space="preserve">the </w:t>
      </w:r>
      <w:r w:rsidR="009741BF">
        <w:rPr>
          <w:rFonts w:ascii="Calibri" w:hAnsi="Calibri" w:cs="Calibri"/>
          <w:sz w:val="32"/>
          <w:szCs w:val="32"/>
        </w:rPr>
        <w:t>methodology</w:t>
      </w:r>
      <w:r w:rsidR="009741BF" w:rsidRPr="009741BF">
        <w:rPr>
          <w:rFonts w:ascii="Calibri" w:hAnsi="Calibri" w:cs="Calibri"/>
          <w:sz w:val="32"/>
          <w:szCs w:val="32"/>
        </w:rPr>
        <w:t xml:space="preserve"> </w:t>
      </w:r>
      <w:r w:rsidR="009741BF">
        <w:rPr>
          <w:rFonts w:ascii="Calibri" w:hAnsi="Calibri" w:cs="Calibri"/>
          <w:sz w:val="32"/>
          <w:szCs w:val="32"/>
        </w:rPr>
        <w:t>of d</w:t>
      </w:r>
      <w:r w:rsidR="009741BF" w:rsidRPr="009741BF">
        <w:rPr>
          <w:rFonts w:ascii="Calibri" w:hAnsi="Calibri" w:cs="Calibri"/>
          <w:sz w:val="32"/>
          <w:szCs w:val="32"/>
        </w:rPr>
        <w:t xml:space="preserve">etecting anomalies and change points in time series </w:t>
      </w:r>
    </w:p>
    <w:p w14:paraId="4866D454" w14:textId="3F4CAEA0" w:rsidR="000B54B1" w:rsidRPr="00AA79BF" w:rsidRDefault="00BF7007" w:rsidP="000B54B1">
      <w:pPr>
        <w:pStyle w:val="PlainText"/>
        <w:numPr>
          <w:ilvl w:val="0"/>
          <w:numId w:val="37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</w:t>
      </w:r>
      <w:r w:rsidRPr="00BF7007">
        <w:rPr>
          <w:rFonts w:ascii="Calibri" w:hAnsi="Calibri" w:cs="Calibri"/>
          <w:sz w:val="32"/>
          <w:szCs w:val="32"/>
        </w:rPr>
        <w:t xml:space="preserve">rief overview of economic indicators </w:t>
      </w:r>
      <w:proofErr w:type="spellStart"/>
      <w:r w:rsidRPr="00BF7007">
        <w:rPr>
          <w:rFonts w:ascii="Calibri" w:hAnsi="Calibri" w:cs="Calibri"/>
          <w:sz w:val="32"/>
          <w:szCs w:val="32"/>
        </w:rPr>
        <w:t>gdp</w:t>
      </w:r>
      <w:proofErr w:type="spellEnd"/>
      <w:r w:rsidRPr="00BF7007">
        <w:rPr>
          <w:rFonts w:ascii="Calibri" w:hAnsi="Calibri" w:cs="Calibri"/>
          <w:sz w:val="32"/>
          <w:szCs w:val="32"/>
        </w:rPr>
        <w:t xml:space="preserve">, </w:t>
      </w:r>
      <w:proofErr w:type="spellStart"/>
      <w:r w:rsidRPr="00BF7007">
        <w:rPr>
          <w:rFonts w:ascii="Calibri" w:hAnsi="Calibri" w:cs="Calibri"/>
          <w:sz w:val="32"/>
          <w:szCs w:val="32"/>
        </w:rPr>
        <w:t>ggdp</w:t>
      </w:r>
      <w:proofErr w:type="spellEnd"/>
      <w:r w:rsidRPr="00BF7007">
        <w:rPr>
          <w:rFonts w:ascii="Calibri" w:hAnsi="Calibri" w:cs="Calibri"/>
          <w:sz w:val="32"/>
          <w:szCs w:val="32"/>
        </w:rPr>
        <w:t xml:space="preserve">, inf, </w:t>
      </w:r>
      <w:proofErr w:type="spellStart"/>
      <w:r w:rsidRPr="00BF7007">
        <w:rPr>
          <w:rFonts w:ascii="Calibri" w:hAnsi="Calibri" w:cs="Calibri"/>
          <w:sz w:val="32"/>
          <w:szCs w:val="32"/>
        </w:rPr>
        <w:t>fdi</w:t>
      </w:r>
      <w:proofErr w:type="spellEnd"/>
      <w:r w:rsidRPr="00BF7007">
        <w:rPr>
          <w:rFonts w:ascii="Calibri" w:hAnsi="Calibri" w:cs="Calibri"/>
          <w:sz w:val="32"/>
          <w:szCs w:val="32"/>
        </w:rPr>
        <w:t>, mil</w:t>
      </w:r>
    </w:p>
    <w:p w14:paraId="2BEC6B97" w14:textId="040BEF60" w:rsidR="000B54B1" w:rsidRPr="00420AEA" w:rsidRDefault="000B54B1" w:rsidP="000B54B1">
      <w:pPr>
        <w:pStyle w:val="PlainText"/>
        <w:numPr>
          <w:ilvl w:val="0"/>
          <w:numId w:val="37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On the data array “Data0</w:t>
      </w:r>
      <w:r w:rsidR="008D2035">
        <w:rPr>
          <w:rFonts w:ascii="Calibri" w:hAnsi="Calibri" w:cs="Calibri"/>
          <w:sz w:val="32"/>
          <w:szCs w:val="32"/>
        </w:rPr>
        <w:t>2</w:t>
      </w:r>
      <w:r>
        <w:rPr>
          <w:rFonts w:ascii="Calibri" w:hAnsi="Calibri" w:cs="Calibri"/>
          <w:sz w:val="32"/>
          <w:szCs w:val="32"/>
        </w:rPr>
        <w:t>_XX_...”:</w:t>
      </w:r>
    </w:p>
    <w:p w14:paraId="27E847DD" w14:textId="75E5B334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(Description of the data: </w:t>
      </w:r>
      <w:r w:rsidRPr="00A21FB9">
        <w:rPr>
          <w:rFonts w:ascii="Calibri" w:hAnsi="Calibri" w:cs="Calibri"/>
          <w:sz w:val="32"/>
          <w:szCs w:val="32"/>
        </w:rPr>
        <w:t xml:space="preserve">what the data </w:t>
      </w:r>
      <w:r w:rsidR="001B5472" w:rsidRPr="00A21FB9">
        <w:rPr>
          <w:rFonts w:ascii="Calibri" w:hAnsi="Calibri" w:cs="Calibri"/>
          <w:sz w:val="32"/>
          <w:szCs w:val="32"/>
        </w:rPr>
        <w:t>represents</w:t>
      </w:r>
      <w:r w:rsidR="001B5472">
        <w:rPr>
          <w:rFonts w:ascii="Calibri" w:hAnsi="Calibri" w:cs="Calibri"/>
          <w:sz w:val="32"/>
          <w:szCs w:val="32"/>
        </w:rPr>
        <w:t>…</w:t>
      </w:r>
      <w:r>
        <w:rPr>
          <w:rFonts w:ascii="Calibri" w:hAnsi="Calibri" w:cs="Calibri"/>
          <w:sz w:val="32"/>
          <w:szCs w:val="32"/>
        </w:rPr>
        <w:t xml:space="preserve"> ???) </w:t>
      </w:r>
    </w:p>
    <w:p w14:paraId="1519B21E" w14:textId="36706F3E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Column 1: </w:t>
      </w:r>
      <w:r w:rsidR="00952817">
        <w:rPr>
          <w:rFonts w:ascii="Calibri" w:hAnsi="Calibri" w:cs="Calibri"/>
          <w:sz w:val="32"/>
          <w:szCs w:val="32"/>
        </w:rPr>
        <w:t>Year</w:t>
      </w:r>
      <w:r w:rsidR="00952817" w:rsidRPr="00A21FB9">
        <w:rPr>
          <w:rFonts w:ascii="Calibri" w:hAnsi="Calibri" w:cs="Calibri"/>
          <w:sz w:val="32"/>
          <w:szCs w:val="32"/>
        </w:rPr>
        <w:t xml:space="preserve"> </w:t>
      </w:r>
    </w:p>
    <w:p w14:paraId="15D2F1A8" w14:textId="2DAE6285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Column 2: </w:t>
      </w:r>
      <w:r w:rsidR="00952817">
        <w:rPr>
          <w:rFonts w:ascii="Calibri" w:hAnsi="Calibri" w:cs="Calibri"/>
          <w:sz w:val="32"/>
          <w:szCs w:val="32"/>
        </w:rPr>
        <w:t>Country</w:t>
      </w:r>
    </w:p>
    <w:p w14:paraId="588D7BD1" w14:textId="470D4BFF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Column 3: </w:t>
      </w:r>
      <w:proofErr w:type="spellStart"/>
      <w:r w:rsidR="00952817">
        <w:rPr>
          <w:rFonts w:ascii="Calibri" w:hAnsi="Calibri" w:cs="Calibri"/>
          <w:sz w:val="32"/>
          <w:szCs w:val="32"/>
        </w:rPr>
        <w:t>ggdp</w:t>
      </w:r>
      <w:proofErr w:type="spellEnd"/>
      <w:r w:rsidR="00952817">
        <w:rPr>
          <w:rFonts w:ascii="Calibri" w:hAnsi="Calibri" w:cs="Calibri"/>
          <w:sz w:val="32"/>
          <w:szCs w:val="32"/>
        </w:rPr>
        <w:t xml:space="preserve"> = </w:t>
      </w:r>
      <w:r w:rsidR="001B5472" w:rsidRPr="001B5472">
        <w:rPr>
          <w:rFonts w:ascii="Calibri" w:hAnsi="Calibri" w:cs="Calibri"/>
          <w:sz w:val="32"/>
          <w:szCs w:val="32"/>
        </w:rPr>
        <w:t>Green Gross Domestic Product</w:t>
      </w:r>
      <w:r w:rsidR="001B5472" w:rsidRPr="001B5472">
        <w:rPr>
          <w:rFonts w:ascii="Calibri" w:hAnsi="Calibri" w:cs="Calibri"/>
          <w:sz w:val="32"/>
          <w:szCs w:val="32"/>
        </w:rPr>
        <w:t xml:space="preserve"> </w:t>
      </w:r>
      <w:r w:rsidR="00826DDA" w:rsidRPr="00826DDA">
        <w:rPr>
          <w:rFonts w:ascii="Calibri" w:hAnsi="Calibri" w:cs="Calibri"/>
          <w:sz w:val="32"/>
          <w:szCs w:val="32"/>
        </w:rPr>
        <w:t>(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Tổng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sản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phẩm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trong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nước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xanh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>)</w:t>
      </w:r>
      <w:r w:rsidR="00952817">
        <w:rPr>
          <w:rFonts w:ascii="Calibri" w:hAnsi="Calibri" w:cs="Calibri"/>
          <w:sz w:val="32"/>
          <w:szCs w:val="32"/>
        </w:rPr>
        <w:t xml:space="preserve"> </w:t>
      </w:r>
    </w:p>
    <w:p w14:paraId="46D3ED32" w14:textId="64295B76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Column 4: </w:t>
      </w:r>
      <w:r w:rsidR="00826DDA">
        <w:rPr>
          <w:rFonts w:ascii="Calibri" w:hAnsi="Calibri" w:cs="Calibri"/>
          <w:sz w:val="32"/>
          <w:szCs w:val="32"/>
        </w:rPr>
        <w:t xml:space="preserve">mil = </w:t>
      </w:r>
      <w:r w:rsidR="001B5472" w:rsidRPr="001B5472">
        <w:rPr>
          <w:rFonts w:ascii="Calibri" w:hAnsi="Calibri" w:cs="Calibri"/>
          <w:sz w:val="32"/>
          <w:szCs w:val="32"/>
        </w:rPr>
        <w:t>Government spending on military</w:t>
      </w:r>
      <w:r w:rsidR="001B5472" w:rsidRPr="001B5472">
        <w:rPr>
          <w:rFonts w:ascii="Calibri" w:hAnsi="Calibri" w:cs="Calibri"/>
          <w:sz w:val="32"/>
          <w:szCs w:val="32"/>
        </w:rPr>
        <w:t xml:space="preserve"> </w:t>
      </w:r>
      <w:r w:rsidR="00826DDA">
        <w:rPr>
          <w:rFonts w:ascii="Calibri" w:hAnsi="Calibri" w:cs="Calibri"/>
          <w:sz w:val="32"/>
          <w:szCs w:val="32"/>
        </w:rPr>
        <w:t>(</w:t>
      </w:r>
      <w:r w:rsidR="00826DDA" w:rsidRPr="00826DDA">
        <w:rPr>
          <w:rFonts w:ascii="Calibri" w:hAnsi="Calibri" w:cs="Calibri"/>
          <w:sz w:val="32"/>
          <w:szCs w:val="32"/>
        </w:rPr>
        <w:t xml:space="preserve">Chi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tiêu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chính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phủ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cho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quân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sự</w:t>
      </w:r>
      <w:proofErr w:type="spellEnd"/>
      <w:r w:rsidR="00826DDA">
        <w:rPr>
          <w:rFonts w:ascii="Calibri" w:hAnsi="Calibri" w:cs="Calibri"/>
          <w:sz w:val="32"/>
          <w:szCs w:val="32"/>
        </w:rPr>
        <w:t>)</w:t>
      </w:r>
    </w:p>
    <w:p w14:paraId="4B3F830F" w14:textId="21A6B84D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5:</w:t>
      </w:r>
      <w:r w:rsidRPr="00A21FB9">
        <w:rPr>
          <w:rFonts w:ascii="Calibri" w:hAnsi="Calibri" w:cs="Calibri"/>
          <w:sz w:val="32"/>
          <w:szCs w:val="32"/>
        </w:rPr>
        <w:t xml:space="preserve"> </w:t>
      </w:r>
      <w:r w:rsidR="00826DDA">
        <w:rPr>
          <w:rFonts w:ascii="Calibri" w:hAnsi="Calibri" w:cs="Calibri"/>
          <w:sz w:val="32"/>
          <w:szCs w:val="32"/>
        </w:rPr>
        <w:t xml:space="preserve">inf = </w:t>
      </w:r>
      <w:r w:rsidR="001B5472" w:rsidRPr="001B5472">
        <w:rPr>
          <w:rFonts w:ascii="Calibri" w:hAnsi="Calibri" w:cs="Calibri"/>
          <w:sz w:val="32"/>
          <w:szCs w:val="32"/>
        </w:rPr>
        <w:t>Inflation rate</w:t>
      </w:r>
      <w:r w:rsidR="001B5472" w:rsidRPr="001B5472">
        <w:rPr>
          <w:rFonts w:ascii="Calibri" w:hAnsi="Calibri" w:cs="Calibri"/>
          <w:sz w:val="32"/>
          <w:szCs w:val="32"/>
        </w:rPr>
        <w:t xml:space="preserve"> </w:t>
      </w:r>
      <w:r w:rsidR="00826DDA">
        <w:rPr>
          <w:rFonts w:ascii="Calibri" w:hAnsi="Calibri" w:cs="Calibri"/>
          <w:sz w:val="32"/>
          <w:szCs w:val="32"/>
        </w:rPr>
        <w:t>(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Tỉ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lệ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lạm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phát</w:t>
      </w:r>
      <w:proofErr w:type="spellEnd"/>
      <w:r w:rsidR="00826DDA">
        <w:rPr>
          <w:rFonts w:ascii="Calibri" w:hAnsi="Calibri" w:cs="Calibri"/>
          <w:sz w:val="32"/>
          <w:szCs w:val="32"/>
        </w:rPr>
        <w:t>)</w:t>
      </w:r>
    </w:p>
    <w:p w14:paraId="661AB34F" w14:textId="4058480F" w:rsidR="000B54B1" w:rsidRDefault="000B54B1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+ Column 6:</w:t>
      </w:r>
      <w:r w:rsidRPr="00A21FB9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>
        <w:rPr>
          <w:rFonts w:ascii="Calibri" w:hAnsi="Calibri" w:cs="Calibri"/>
          <w:sz w:val="32"/>
          <w:szCs w:val="32"/>
        </w:rPr>
        <w:t>fdi</w:t>
      </w:r>
      <w:proofErr w:type="spellEnd"/>
      <w:r w:rsidR="00826DDA">
        <w:rPr>
          <w:rFonts w:ascii="Calibri" w:hAnsi="Calibri" w:cs="Calibri"/>
          <w:sz w:val="32"/>
          <w:szCs w:val="32"/>
        </w:rPr>
        <w:t xml:space="preserve"> = </w:t>
      </w:r>
      <w:r w:rsidR="001B5472" w:rsidRPr="001B5472">
        <w:rPr>
          <w:rFonts w:ascii="Calibri" w:hAnsi="Calibri" w:cs="Calibri"/>
          <w:sz w:val="32"/>
          <w:szCs w:val="32"/>
        </w:rPr>
        <w:t>Foreign investment</w:t>
      </w:r>
      <w:r w:rsidR="001B5472" w:rsidRPr="001B5472">
        <w:rPr>
          <w:rFonts w:ascii="Calibri" w:hAnsi="Calibri" w:cs="Calibri"/>
          <w:sz w:val="32"/>
          <w:szCs w:val="32"/>
        </w:rPr>
        <w:t xml:space="preserve"> </w:t>
      </w:r>
      <w:r w:rsidR="00826DDA">
        <w:rPr>
          <w:rFonts w:ascii="Calibri" w:hAnsi="Calibri" w:cs="Calibri"/>
          <w:sz w:val="32"/>
          <w:szCs w:val="32"/>
        </w:rPr>
        <w:t>(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Vốn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đầu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tư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nước</w:t>
      </w:r>
      <w:proofErr w:type="spellEnd"/>
      <w:r w:rsidR="00826DDA"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826DDA" w:rsidRPr="00826DDA">
        <w:rPr>
          <w:rFonts w:ascii="Calibri" w:hAnsi="Calibri" w:cs="Calibri"/>
          <w:sz w:val="32"/>
          <w:szCs w:val="32"/>
        </w:rPr>
        <w:t>ngoài</w:t>
      </w:r>
      <w:proofErr w:type="spellEnd"/>
      <w:r w:rsidR="00826DDA">
        <w:rPr>
          <w:rFonts w:ascii="Calibri" w:hAnsi="Calibri" w:cs="Calibri"/>
          <w:sz w:val="32"/>
          <w:szCs w:val="32"/>
        </w:rPr>
        <w:t>)</w:t>
      </w:r>
    </w:p>
    <w:p w14:paraId="3D811836" w14:textId="1777C8EC" w:rsidR="00826DDA" w:rsidRDefault="00826DDA" w:rsidP="00826DDA">
      <w:pPr>
        <w:pStyle w:val="PlainText"/>
        <w:spacing w:line="276" w:lineRule="auto"/>
        <w:ind w:left="78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+ Column </w:t>
      </w:r>
      <w:r>
        <w:rPr>
          <w:rFonts w:ascii="Calibri" w:hAnsi="Calibri" w:cs="Calibri"/>
          <w:sz w:val="32"/>
          <w:szCs w:val="32"/>
        </w:rPr>
        <w:t>7</w:t>
      </w:r>
      <w:r>
        <w:rPr>
          <w:rFonts w:ascii="Calibri" w:hAnsi="Calibri" w:cs="Calibri"/>
          <w:sz w:val="32"/>
          <w:szCs w:val="32"/>
        </w:rPr>
        <w:t>:</w:t>
      </w:r>
      <w:r w:rsidRPr="00A21FB9"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gdp</w:t>
      </w:r>
      <w:proofErr w:type="spellEnd"/>
      <w:r>
        <w:rPr>
          <w:rFonts w:ascii="Calibri" w:hAnsi="Calibri" w:cs="Calibri"/>
          <w:sz w:val="32"/>
          <w:szCs w:val="32"/>
        </w:rPr>
        <w:t xml:space="preserve"> = </w:t>
      </w:r>
      <w:r w:rsidR="001B5472" w:rsidRPr="001B5472">
        <w:rPr>
          <w:rFonts w:ascii="Calibri" w:hAnsi="Calibri" w:cs="Calibri"/>
          <w:sz w:val="32"/>
          <w:szCs w:val="32"/>
        </w:rPr>
        <w:t xml:space="preserve">Gross Domestic Product </w:t>
      </w:r>
      <w:r>
        <w:rPr>
          <w:rFonts w:ascii="Calibri" w:hAnsi="Calibri" w:cs="Calibri"/>
          <w:sz w:val="32"/>
          <w:szCs w:val="32"/>
        </w:rPr>
        <w:t>(</w:t>
      </w:r>
      <w:proofErr w:type="spellStart"/>
      <w:r w:rsidRPr="00826DDA">
        <w:rPr>
          <w:rFonts w:ascii="Calibri" w:hAnsi="Calibri" w:cs="Calibri"/>
          <w:sz w:val="32"/>
          <w:szCs w:val="32"/>
        </w:rPr>
        <w:t>Tổng</w:t>
      </w:r>
      <w:proofErr w:type="spellEnd"/>
      <w:r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26DDA">
        <w:rPr>
          <w:rFonts w:ascii="Calibri" w:hAnsi="Calibri" w:cs="Calibri"/>
          <w:sz w:val="32"/>
          <w:szCs w:val="32"/>
        </w:rPr>
        <w:t>sản</w:t>
      </w:r>
      <w:proofErr w:type="spellEnd"/>
      <w:r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26DDA">
        <w:rPr>
          <w:rFonts w:ascii="Calibri" w:hAnsi="Calibri" w:cs="Calibri"/>
          <w:sz w:val="32"/>
          <w:szCs w:val="32"/>
        </w:rPr>
        <w:t>phẩm</w:t>
      </w:r>
      <w:proofErr w:type="spellEnd"/>
      <w:r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26DDA">
        <w:rPr>
          <w:rFonts w:ascii="Calibri" w:hAnsi="Calibri" w:cs="Calibri"/>
          <w:sz w:val="32"/>
          <w:szCs w:val="32"/>
        </w:rPr>
        <w:t>trong</w:t>
      </w:r>
      <w:proofErr w:type="spellEnd"/>
      <w:r w:rsidRPr="00826DD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26DDA">
        <w:rPr>
          <w:rFonts w:ascii="Calibri" w:hAnsi="Calibri" w:cs="Calibri"/>
          <w:sz w:val="32"/>
          <w:szCs w:val="32"/>
        </w:rPr>
        <w:t>nước</w:t>
      </w:r>
      <w:proofErr w:type="spellEnd"/>
      <w:r>
        <w:rPr>
          <w:rFonts w:ascii="Calibri" w:hAnsi="Calibri" w:cs="Calibri"/>
          <w:sz w:val="32"/>
          <w:szCs w:val="32"/>
        </w:rPr>
        <w:t>)</w:t>
      </w:r>
    </w:p>
    <w:p w14:paraId="3EAC7FCD" w14:textId="77777777" w:rsidR="00826DDA" w:rsidRPr="007A34EA" w:rsidRDefault="00826DDA" w:rsidP="000B54B1">
      <w:pPr>
        <w:pStyle w:val="PlainText"/>
        <w:spacing w:line="276" w:lineRule="auto"/>
        <w:ind w:left="780"/>
        <w:jc w:val="both"/>
        <w:rPr>
          <w:rFonts w:ascii="Calibri" w:hAnsi="Calibri" w:cs="Calibri"/>
          <w:b/>
          <w:sz w:val="32"/>
          <w:szCs w:val="32"/>
        </w:rPr>
      </w:pPr>
    </w:p>
    <w:p w14:paraId="295DB97D" w14:textId="02E886FF" w:rsidR="000B54B1" w:rsidRPr="00CD445B" w:rsidRDefault="00F74642" w:rsidP="00A056C4">
      <w:pPr>
        <w:pStyle w:val="PlainText"/>
        <w:numPr>
          <w:ilvl w:val="1"/>
          <w:numId w:val="42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F74642">
        <w:rPr>
          <w:rFonts w:ascii="Calibri" w:hAnsi="Calibri" w:cs="Calibri"/>
          <w:sz w:val="32"/>
          <w:szCs w:val="32"/>
        </w:rPr>
        <w:t>Detecting anomalies</w:t>
      </w:r>
    </w:p>
    <w:p w14:paraId="7E70CC82" w14:textId="5F6DEB5D" w:rsidR="00F74642" w:rsidRPr="00F74642" w:rsidRDefault="00F74642" w:rsidP="00F74642">
      <w:pPr>
        <w:pStyle w:val="PlainText"/>
        <w:numPr>
          <w:ilvl w:val="0"/>
          <w:numId w:val="38"/>
        </w:numPr>
        <w:spacing w:line="276" w:lineRule="auto"/>
        <w:jc w:val="both"/>
        <w:rPr>
          <w:rFonts w:ascii="Calibri" w:hAnsi="Calibri" w:cs="Calibri"/>
          <w:sz w:val="32"/>
          <w:szCs w:val="32"/>
        </w:rPr>
      </w:pPr>
      <w:r w:rsidRPr="00F74642">
        <w:rPr>
          <w:rFonts w:ascii="Calibri" w:hAnsi="Calibri" w:cs="Calibri"/>
          <w:sz w:val="32"/>
          <w:szCs w:val="32"/>
        </w:rPr>
        <w:t>Z-Score Method</w:t>
      </w:r>
      <w:r>
        <w:rPr>
          <w:rFonts w:ascii="Calibri" w:hAnsi="Calibri" w:cs="Calibri"/>
          <w:sz w:val="32"/>
          <w:szCs w:val="32"/>
        </w:rPr>
        <w:t xml:space="preserve"> (</w:t>
      </w:r>
      <w:r w:rsidRPr="00F74642">
        <w:rPr>
          <w:rFonts w:ascii="Calibri" w:hAnsi="Calibri" w:cs="Calibri"/>
          <w:sz w:val="32"/>
          <w:szCs w:val="32"/>
        </w:rPr>
        <w:t>threshold = 3</w:t>
      </w:r>
      <w:r>
        <w:rPr>
          <w:rFonts w:ascii="Calibri" w:hAnsi="Calibri" w:cs="Calibri"/>
          <w:sz w:val="32"/>
          <w:szCs w:val="32"/>
        </w:rPr>
        <w:t>)</w:t>
      </w:r>
    </w:p>
    <w:p w14:paraId="56074B62" w14:textId="07D31907" w:rsidR="000B54B1" w:rsidRPr="00E17479" w:rsidRDefault="000B54B1" w:rsidP="000B54B1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 xml:space="preserve">A1. </w:t>
      </w:r>
      <w:bookmarkStart w:id="57" w:name="_Hlk212098111"/>
      <w:r w:rsidR="00F7375B">
        <w:rPr>
          <w:rFonts w:ascii="Calibri" w:hAnsi="Calibri" w:cs="Calibri"/>
          <w:sz w:val="32"/>
          <w:szCs w:val="32"/>
        </w:rPr>
        <w:t>S</w:t>
      </w:r>
      <w:r>
        <w:rPr>
          <w:rFonts w:ascii="Calibri" w:hAnsi="Calibri" w:cs="Calibri"/>
          <w:sz w:val="32"/>
          <w:szCs w:val="32"/>
        </w:rPr>
        <w:t>eries 1</w:t>
      </w:r>
      <w:r w:rsidR="00F7375B">
        <w:rPr>
          <w:rFonts w:ascii="Calibri" w:hAnsi="Calibri" w:cs="Calibri"/>
          <w:sz w:val="32"/>
          <w:szCs w:val="32"/>
        </w:rPr>
        <w:t xml:space="preserve">: </w:t>
      </w:r>
      <w:bookmarkEnd w:id="57"/>
      <w:proofErr w:type="spellStart"/>
      <w:r w:rsidR="00F7375B">
        <w:rPr>
          <w:rFonts w:ascii="Calibri" w:hAnsi="Calibri" w:cs="Calibri"/>
          <w:sz w:val="32"/>
          <w:szCs w:val="32"/>
        </w:rPr>
        <w:t>ggdp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</w:p>
    <w:p w14:paraId="70E3C691" w14:textId="77777777" w:rsidR="000B54B1" w:rsidRPr="00E17479" w:rsidRDefault="000B54B1" w:rsidP="000B54B1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6D458BF4" w14:textId="77777777" w:rsidR="000B54B1" w:rsidRPr="00E17479" w:rsidRDefault="000B54B1" w:rsidP="000B54B1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20170368" w14:textId="77777777" w:rsidR="000B54B1" w:rsidRPr="00CD445B" w:rsidRDefault="000B54B1" w:rsidP="000B54B1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2DEA78AF" w14:textId="70220E94" w:rsidR="000B54B1" w:rsidRPr="00E17479" w:rsidRDefault="000B54B1" w:rsidP="000B54B1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A2. </w:t>
      </w:r>
      <w:r w:rsidR="00F7375B">
        <w:rPr>
          <w:rFonts w:ascii="Calibri" w:hAnsi="Calibri" w:cs="Calibri"/>
          <w:sz w:val="32"/>
          <w:szCs w:val="32"/>
        </w:rPr>
        <w:t xml:space="preserve">Series </w:t>
      </w:r>
      <w:r w:rsidR="00F7375B">
        <w:rPr>
          <w:rFonts w:ascii="Calibri" w:hAnsi="Calibri" w:cs="Calibri"/>
          <w:sz w:val="32"/>
          <w:szCs w:val="32"/>
        </w:rPr>
        <w:t>2</w:t>
      </w:r>
      <w:r w:rsidR="00F7375B">
        <w:rPr>
          <w:rFonts w:ascii="Calibri" w:hAnsi="Calibri" w:cs="Calibri"/>
          <w:sz w:val="32"/>
          <w:szCs w:val="32"/>
        </w:rPr>
        <w:t>:</w:t>
      </w:r>
      <w:r w:rsidR="00F7375B">
        <w:rPr>
          <w:rFonts w:ascii="Calibri" w:hAnsi="Calibri" w:cs="Calibri"/>
          <w:sz w:val="32"/>
          <w:szCs w:val="32"/>
        </w:rPr>
        <w:t xml:space="preserve"> mil</w:t>
      </w:r>
    </w:p>
    <w:p w14:paraId="1724AB7E" w14:textId="77777777" w:rsidR="000B54B1" w:rsidRPr="00E17479" w:rsidRDefault="000B54B1" w:rsidP="000B54B1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74D3B30C" w14:textId="77777777" w:rsidR="000B54B1" w:rsidRPr="00E17479" w:rsidRDefault="000B54B1" w:rsidP="000B54B1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7888CEFD" w14:textId="77777777" w:rsidR="000B54B1" w:rsidRPr="00F7375B" w:rsidRDefault="000B54B1" w:rsidP="000B54B1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0B80158C" w14:textId="4E0F8C92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</w:t>
      </w:r>
      <w:r>
        <w:rPr>
          <w:rFonts w:ascii="Calibri" w:hAnsi="Calibri" w:cs="Calibri"/>
          <w:sz w:val="32"/>
          <w:szCs w:val="32"/>
        </w:rPr>
        <w:t>3</w:t>
      </w:r>
      <w:r>
        <w:rPr>
          <w:rFonts w:ascii="Calibri" w:hAnsi="Calibri" w:cs="Calibri"/>
          <w:sz w:val="32"/>
          <w:szCs w:val="32"/>
        </w:rPr>
        <w:t xml:space="preserve">. Series </w:t>
      </w:r>
      <w:r>
        <w:rPr>
          <w:rFonts w:ascii="Calibri" w:hAnsi="Calibri" w:cs="Calibri"/>
          <w:sz w:val="32"/>
          <w:szCs w:val="32"/>
        </w:rPr>
        <w:t>3</w:t>
      </w:r>
      <w:r>
        <w:rPr>
          <w:rFonts w:ascii="Calibri" w:hAnsi="Calibri" w:cs="Calibri"/>
          <w:sz w:val="32"/>
          <w:szCs w:val="32"/>
        </w:rPr>
        <w:t xml:space="preserve">: </w:t>
      </w:r>
      <w:r>
        <w:rPr>
          <w:rFonts w:ascii="Calibri" w:hAnsi="Calibri" w:cs="Calibri"/>
          <w:sz w:val="32"/>
          <w:szCs w:val="32"/>
        </w:rPr>
        <w:t>inf</w:t>
      </w:r>
      <w:r>
        <w:rPr>
          <w:rFonts w:ascii="Calibri" w:hAnsi="Calibri" w:cs="Calibri"/>
          <w:sz w:val="32"/>
          <w:szCs w:val="32"/>
        </w:rPr>
        <w:t xml:space="preserve"> </w:t>
      </w:r>
    </w:p>
    <w:p w14:paraId="4BC740CC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60DC101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48B2169C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731A30F1" w14:textId="0B5753EA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</w:t>
      </w:r>
      <w:r>
        <w:rPr>
          <w:rFonts w:ascii="Calibri" w:hAnsi="Calibri" w:cs="Calibri"/>
          <w:sz w:val="32"/>
          <w:szCs w:val="32"/>
        </w:rPr>
        <w:t>4</w:t>
      </w:r>
      <w:r>
        <w:rPr>
          <w:rFonts w:ascii="Calibri" w:hAnsi="Calibri" w:cs="Calibri"/>
          <w:sz w:val="32"/>
          <w:szCs w:val="32"/>
        </w:rPr>
        <w:t xml:space="preserve">. Series </w:t>
      </w:r>
      <w:r>
        <w:rPr>
          <w:rFonts w:ascii="Calibri" w:hAnsi="Calibri" w:cs="Calibri"/>
          <w:sz w:val="32"/>
          <w:szCs w:val="32"/>
        </w:rPr>
        <w:t>4</w:t>
      </w:r>
      <w:r>
        <w:rPr>
          <w:rFonts w:ascii="Calibri" w:hAnsi="Calibri" w:cs="Calibri"/>
          <w:sz w:val="32"/>
          <w:szCs w:val="32"/>
        </w:rPr>
        <w:t xml:space="preserve">: </w:t>
      </w:r>
      <w:proofErr w:type="spellStart"/>
      <w:r>
        <w:rPr>
          <w:rFonts w:ascii="Calibri" w:hAnsi="Calibri" w:cs="Calibri"/>
          <w:sz w:val="32"/>
          <w:szCs w:val="32"/>
        </w:rPr>
        <w:t>fdi</w:t>
      </w:r>
      <w:proofErr w:type="spellEnd"/>
    </w:p>
    <w:p w14:paraId="4ED47853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4818DBD9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7CB6E98C" w14:textId="77777777" w:rsidR="00F7375B" w:rsidRPr="00F737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4D206502" w14:textId="06CD7B10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</w:t>
      </w:r>
      <w:r>
        <w:rPr>
          <w:rFonts w:ascii="Calibri" w:hAnsi="Calibri" w:cs="Calibri"/>
          <w:sz w:val="32"/>
          <w:szCs w:val="32"/>
        </w:rPr>
        <w:t>5</w:t>
      </w:r>
      <w:r>
        <w:rPr>
          <w:rFonts w:ascii="Calibri" w:hAnsi="Calibri" w:cs="Calibri"/>
          <w:sz w:val="32"/>
          <w:szCs w:val="32"/>
        </w:rPr>
        <w:t xml:space="preserve">. Series </w:t>
      </w:r>
      <w:r>
        <w:rPr>
          <w:rFonts w:ascii="Calibri" w:hAnsi="Calibri" w:cs="Calibri"/>
          <w:sz w:val="32"/>
          <w:szCs w:val="32"/>
        </w:rPr>
        <w:t>5</w:t>
      </w:r>
      <w:r>
        <w:rPr>
          <w:rFonts w:ascii="Calibri" w:hAnsi="Calibri" w:cs="Calibri"/>
          <w:sz w:val="32"/>
          <w:szCs w:val="32"/>
        </w:rPr>
        <w:t xml:space="preserve">: </w:t>
      </w:r>
      <w:proofErr w:type="spellStart"/>
      <w:r>
        <w:rPr>
          <w:rFonts w:ascii="Calibri" w:hAnsi="Calibri" w:cs="Calibri"/>
          <w:sz w:val="32"/>
          <w:szCs w:val="32"/>
        </w:rPr>
        <w:t>gdp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</w:p>
    <w:p w14:paraId="6ECFE4AD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884B0B7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557C3DA9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3379B506" w14:textId="7845A72F" w:rsidR="000B54B1" w:rsidRPr="00084F20" w:rsidRDefault="00F74642" w:rsidP="009741BF">
      <w:pPr>
        <w:pStyle w:val="PlainText"/>
        <w:numPr>
          <w:ilvl w:val="0"/>
          <w:numId w:val="38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F74642">
        <w:rPr>
          <w:rFonts w:ascii="Calibri" w:hAnsi="Calibri" w:cs="Calibri"/>
          <w:sz w:val="32"/>
          <w:szCs w:val="32"/>
        </w:rPr>
        <w:t>Isolation Forest</w:t>
      </w:r>
      <w:r w:rsidRPr="00F74642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Method</w:t>
      </w:r>
    </w:p>
    <w:p w14:paraId="098F475F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A1. Series 1: </w:t>
      </w:r>
      <w:proofErr w:type="spellStart"/>
      <w:r>
        <w:rPr>
          <w:rFonts w:ascii="Calibri" w:hAnsi="Calibri" w:cs="Calibri"/>
          <w:sz w:val="32"/>
          <w:szCs w:val="32"/>
        </w:rPr>
        <w:t>ggdp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</w:p>
    <w:p w14:paraId="58B1AB8D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30F2839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6786F10A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3EDA00C6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A2. Series 2: mil</w:t>
      </w:r>
    </w:p>
    <w:p w14:paraId="4C5C743C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11E40681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73DA3B22" w14:textId="77777777" w:rsidR="00F7375B" w:rsidRPr="00F737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161B7101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A3. Series 3: inf </w:t>
      </w:r>
    </w:p>
    <w:p w14:paraId="35CAEB56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44B31005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Result</w:t>
      </w:r>
    </w:p>
    <w:p w14:paraId="247A5820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049381F8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A4. Series 4: </w:t>
      </w:r>
      <w:proofErr w:type="spellStart"/>
      <w:r>
        <w:rPr>
          <w:rFonts w:ascii="Calibri" w:hAnsi="Calibri" w:cs="Calibri"/>
          <w:sz w:val="32"/>
          <w:szCs w:val="32"/>
        </w:rPr>
        <w:t>fdi</w:t>
      </w:r>
      <w:proofErr w:type="spellEnd"/>
    </w:p>
    <w:p w14:paraId="29EDBF5E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20D33C70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62C24C82" w14:textId="77777777" w:rsidR="00F7375B" w:rsidRPr="00F737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52FDFD6E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A5. Series 5: </w:t>
      </w:r>
      <w:proofErr w:type="spellStart"/>
      <w:r>
        <w:rPr>
          <w:rFonts w:ascii="Calibri" w:hAnsi="Calibri" w:cs="Calibri"/>
          <w:sz w:val="32"/>
          <w:szCs w:val="32"/>
        </w:rPr>
        <w:t>gdp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</w:p>
    <w:p w14:paraId="74F03582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E41A02E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76AAEA89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2A468720" w14:textId="77777777" w:rsidR="000B54B1" w:rsidRDefault="000B54B1" w:rsidP="007176DF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</w:p>
    <w:p w14:paraId="5983493E" w14:textId="5EB3CF5B" w:rsidR="00F74642" w:rsidRPr="00CD445B" w:rsidRDefault="00F74642" w:rsidP="00F74642">
      <w:pPr>
        <w:pStyle w:val="PlainText"/>
        <w:numPr>
          <w:ilvl w:val="1"/>
          <w:numId w:val="42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 w:rsidRPr="00F74642">
        <w:rPr>
          <w:rFonts w:ascii="Calibri" w:hAnsi="Calibri" w:cs="Calibri"/>
          <w:sz w:val="32"/>
          <w:szCs w:val="32"/>
        </w:rPr>
        <w:t xml:space="preserve">Change Point </w:t>
      </w:r>
      <w:proofErr w:type="gramStart"/>
      <w:r w:rsidRPr="00F74642">
        <w:rPr>
          <w:rFonts w:ascii="Calibri" w:hAnsi="Calibri" w:cs="Calibri"/>
          <w:sz w:val="32"/>
          <w:szCs w:val="32"/>
        </w:rPr>
        <w:t>detection</w:t>
      </w:r>
      <w:proofErr w:type="gramEnd"/>
      <w:r>
        <w:rPr>
          <w:rFonts w:ascii="CMBX12" w:eastAsiaTheme="majorEastAsia" w:hAnsi="CMBX12" w:cstheme="majorBidi"/>
          <w:b/>
          <w:bCs/>
          <w:color w:val="000000"/>
          <w:kern w:val="24"/>
          <w:sz w:val="56"/>
          <w:szCs w:val="56"/>
        </w:rPr>
        <w:t xml:space="preserve"> </w:t>
      </w:r>
    </w:p>
    <w:p w14:paraId="15F48435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A1. Series 1: </w:t>
      </w:r>
      <w:proofErr w:type="spellStart"/>
      <w:r>
        <w:rPr>
          <w:rFonts w:ascii="Calibri" w:hAnsi="Calibri" w:cs="Calibri"/>
          <w:sz w:val="32"/>
          <w:szCs w:val="32"/>
        </w:rPr>
        <w:t>ggdp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</w:p>
    <w:p w14:paraId="6080913C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F509C8A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129229A3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0C53FAFB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A2. Series 2: mil</w:t>
      </w:r>
    </w:p>
    <w:p w14:paraId="0CD01B78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26BA8B7C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5D85D30F" w14:textId="77777777" w:rsidR="00F7375B" w:rsidRPr="00F737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71FEDD6F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A3. Series 3: inf </w:t>
      </w:r>
    </w:p>
    <w:p w14:paraId="5981D63F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65051084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0E578BCC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4F9ABD8B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A4. Series 4: </w:t>
      </w:r>
      <w:proofErr w:type="spellStart"/>
      <w:r>
        <w:rPr>
          <w:rFonts w:ascii="Calibri" w:hAnsi="Calibri" w:cs="Calibri"/>
          <w:sz w:val="32"/>
          <w:szCs w:val="32"/>
        </w:rPr>
        <w:t>fdi</w:t>
      </w:r>
      <w:proofErr w:type="spellEnd"/>
    </w:p>
    <w:p w14:paraId="7E664C51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358AC2ED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2764CF8C" w14:textId="77777777" w:rsidR="00F7375B" w:rsidRPr="00F737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Comment on the result</w:t>
      </w:r>
    </w:p>
    <w:p w14:paraId="617AF258" w14:textId="77777777" w:rsidR="00F7375B" w:rsidRPr="00E17479" w:rsidRDefault="00F7375B" w:rsidP="00F7375B">
      <w:pPr>
        <w:pStyle w:val="PlainText"/>
        <w:spacing w:line="276" w:lineRule="auto"/>
        <w:ind w:left="1080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A5. Series 5: </w:t>
      </w:r>
      <w:proofErr w:type="spellStart"/>
      <w:r>
        <w:rPr>
          <w:rFonts w:ascii="Calibri" w:hAnsi="Calibri" w:cs="Calibri"/>
          <w:sz w:val="32"/>
          <w:szCs w:val="32"/>
        </w:rPr>
        <w:t>gdp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</w:p>
    <w:p w14:paraId="44AFF48F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</w:t>
      </w:r>
    </w:p>
    <w:p w14:paraId="2D45DC94" w14:textId="77777777" w:rsidR="00F7375B" w:rsidRPr="00E17479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Result</w:t>
      </w:r>
    </w:p>
    <w:p w14:paraId="6C2BF04E" w14:textId="77777777" w:rsidR="00F7375B" w:rsidRPr="00CD445B" w:rsidRDefault="00F7375B" w:rsidP="00F7375B">
      <w:pPr>
        <w:pStyle w:val="PlainText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Comment on the result</w:t>
      </w:r>
    </w:p>
    <w:p w14:paraId="0A24E183" w14:textId="77777777" w:rsidR="000B54B1" w:rsidRDefault="000B54B1" w:rsidP="007176DF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</w:p>
    <w:p w14:paraId="5152F54C" w14:textId="318E0853" w:rsidR="000B54B1" w:rsidRPr="00815E6A" w:rsidRDefault="00F7375B" w:rsidP="00F7375B">
      <w:pPr>
        <w:autoSpaceDE w:val="0"/>
        <w:autoSpaceDN w:val="0"/>
        <w:adjustRightInd w:val="0"/>
        <w:spacing w:line="276" w:lineRule="auto"/>
        <w:rPr>
          <w:rFonts w:ascii="Calibri" w:eastAsia="Times New Roman" w:hAnsi="Calibri" w:cs="Calibri"/>
          <w:sz w:val="32"/>
          <w:szCs w:val="32"/>
          <w:lang w:eastAsia="en-GB"/>
        </w:rPr>
      </w:pPr>
      <w:r w:rsidRPr="00815E6A">
        <w:rPr>
          <w:rFonts w:ascii="Calibri" w:eastAsia="Times New Roman" w:hAnsi="Calibri" w:cs="Calibri"/>
          <w:sz w:val="32"/>
          <w:szCs w:val="32"/>
          <w:lang w:eastAsia="en-GB"/>
        </w:rPr>
        <w:t>Part 2 conclusion:</w:t>
      </w:r>
    </w:p>
    <w:p w14:paraId="70E948D8" w14:textId="77777777" w:rsidR="000B54B1" w:rsidRDefault="000B54B1" w:rsidP="007176DF">
      <w:pPr>
        <w:pStyle w:val="PlainText"/>
        <w:spacing w:line="276" w:lineRule="auto"/>
        <w:jc w:val="both"/>
        <w:rPr>
          <w:rFonts w:ascii="Calibri" w:hAnsi="Calibri" w:cs="Calibri"/>
          <w:b/>
          <w:sz w:val="24"/>
        </w:rPr>
      </w:pPr>
    </w:p>
    <w:p w14:paraId="032F6492" w14:textId="77777777" w:rsidR="007176DF" w:rsidRDefault="007176DF" w:rsidP="007176DF">
      <w:pPr>
        <w:spacing w:line="276" w:lineRule="auto"/>
        <w:rPr>
          <w:rFonts w:ascii="Calibri" w:hAnsi="Calibri" w:cs="Calibri"/>
        </w:rPr>
      </w:pPr>
    </w:p>
    <w:p w14:paraId="59C8B991" w14:textId="77777777" w:rsidR="00345F57" w:rsidRDefault="00345F57" w:rsidP="007176DF">
      <w:pPr>
        <w:autoSpaceDE w:val="0"/>
        <w:autoSpaceDN w:val="0"/>
        <w:adjustRightInd w:val="0"/>
        <w:spacing w:line="276" w:lineRule="auto"/>
        <w:rPr>
          <w:rFonts w:ascii="Calibri" w:hAnsi="Calibri" w:cs="Calibri"/>
          <w:spacing w:val="5"/>
          <w:sz w:val="44"/>
          <w:szCs w:val="28"/>
        </w:rPr>
      </w:pPr>
      <w:r>
        <w:rPr>
          <w:rFonts w:ascii="Calibri" w:hAnsi="Calibri" w:cs="Calibri"/>
          <w:spacing w:val="5"/>
          <w:sz w:val="44"/>
          <w:szCs w:val="28"/>
        </w:rPr>
        <w:t>Reference</w:t>
      </w:r>
    </w:p>
    <w:p w14:paraId="42782980" w14:textId="77777777" w:rsidR="00345F57" w:rsidRDefault="00345F57" w:rsidP="007176DF">
      <w:pPr>
        <w:autoSpaceDE w:val="0"/>
        <w:autoSpaceDN w:val="0"/>
        <w:adjustRightInd w:val="0"/>
        <w:spacing w:line="276" w:lineRule="auto"/>
        <w:rPr>
          <w:rFonts w:ascii="Calibri" w:hAnsi="Calibri" w:cs="Calibri"/>
          <w:spacing w:val="5"/>
          <w:sz w:val="44"/>
          <w:szCs w:val="28"/>
        </w:rPr>
      </w:pPr>
      <w:r>
        <w:rPr>
          <w:rFonts w:ascii="Calibri" w:hAnsi="Calibri" w:cs="Calibri"/>
          <w:spacing w:val="5"/>
          <w:sz w:val="44"/>
          <w:szCs w:val="28"/>
        </w:rPr>
        <w:t>…..</w:t>
      </w:r>
    </w:p>
    <w:p w14:paraId="32C6A895" w14:textId="77777777" w:rsidR="00345F57" w:rsidRDefault="00345F57" w:rsidP="007176DF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rPr>
          <w:rFonts w:ascii="Calibri" w:hAnsi="Calibri" w:cs="Calibri"/>
          <w:spacing w:val="5"/>
          <w:sz w:val="44"/>
          <w:szCs w:val="28"/>
        </w:rPr>
      </w:pPr>
    </w:p>
    <w:p w14:paraId="0994796C" w14:textId="77777777" w:rsidR="007176DF" w:rsidRPr="00FF22C0" w:rsidRDefault="007176DF" w:rsidP="007176DF">
      <w:pPr>
        <w:autoSpaceDE w:val="0"/>
        <w:autoSpaceDN w:val="0"/>
        <w:adjustRightInd w:val="0"/>
        <w:spacing w:line="276" w:lineRule="auto"/>
        <w:rPr>
          <w:rFonts w:ascii="Calibri" w:eastAsiaTheme="minorHAnsi" w:hAnsi="Calibri" w:cs="Calibri"/>
          <w:b/>
          <w:bCs/>
          <w:szCs w:val="24"/>
          <w:lang w:val="en-US"/>
        </w:rPr>
      </w:pPr>
      <w:r w:rsidRPr="00FF22C0">
        <w:rPr>
          <w:rFonts w:ascii="Calibri" w:eastAsiaTheme="minorHAnsi" w:hAnsi="Calibri" w:cs="Calibri"/>
          <w:b/>
          <w:bCs/>
          <w:szCs w:val="24"/>
          <w:lang w:val="en-US"/>
        </w:rPr>
        <w:t>Student Assignment Guidelines</w:t>
      </w:r>
    </w:p>
    <w:p w14:paraId="2002D504" w14:textId="626FFE53" w:rsidR="007176DF" w:rsidRPr="00FF22C0" w:rsidRDefault="000B54B1" w:rsidP="007176DF">
      <w:pPr>
        <w:autoSpaceDE w:val="0"/>
        <w:autoSpaceDN w:val="0"/>
        <w:adjustRightInd w:val="0"/>
        <w:spacing w:line="276" w:lineRule="auto"/>
        <w:rPr>
          <w:rFonts w:ascii="Calibri" w:eastAsiaTheme="minorHAnsi" w:hAnsi="Calibri" w:cs="Calibri"/>
          <w:szCs w:val="24"/>
          <w:lang w:val="en-US"/>
        </w:rPr>
      </w:pPr>
      <w:r w:rsidRPr="000B54B1">
        <w:rPr>
          <w:rFonts w:ascii="Calibri" w:eastAsiaTheme="minorHAnsi" w:hAnsi="Calibri" w:cs="Calibri"/>
          <w:szCs w:val="24"/>
          <w:lang w:val="en-US"/>
        </w:rPr>
        <w:t>In the report, you must demonstrate knowledge and ability to interpret and apply Time Series Analysis – using Machine Learning with Python.</w:t>
      </w:r>
      <w:r>
        <w:rPr>
          <w:rFonts w:ascii="Calibri" w:eastAsiaTheme="minorHAnsi" w:hAnsi="Calibri" w:cs="Calibri"/>
          <w:szCs w:val="24"/>
          <w:lang w:val="en-US"/>
        </w:rPr>
        <w:t xml:space="preserve"> </w:t>
      </w:r>
      <w:r w:rsidR="007176DF" w:rsidRPr="00FF22C0">
        <w:rPr>
          <w:rFonts w:ascii="Calibri" w:eastAsiaTheme="minorHAnsi" w:hAnsi="Calibri" w:cs="Calibri"/>
          <w:szCs w:val="24"/>
          <w:lang w:val="en-US"/>
        </w:rPr>
        <w:t>You must justify any conclusion you reach</w:t>
      </w:r>
      <w:r w:rsidR="007176DF">
        <w:rPr>
          <w:rFonts w:ascii="Calibri" w:eastAsiaTheme="minorHAnsi" w:hAnsi="Calibri" w:cs="Calibri"/>
          <w:szCs w:val="24"/>
          <w:lang w:val="en-US"/>
        </w:rPr>
        <w:t xml:space="preserve"> </w:t>
      </w:r>
      <w:proofErr w:type="gramStart"/>
      <w:r w:rsidR="007176DF" w:rsidRPr="00FF22C0">
        <w:rPr>
          <w:rFonts w:ascii="Calibri" w:eastAsiaTheme="minorHAnsi" w:hAnsi="Calibri" w:cs="Calibri"/>
          <w:szCs w:val="24"/>
          <w:lang w:val="en-US"/>
        </w:rPr>
        <w:t>on the basis of</w:t>
      </w:r>
      <w:proofErr w:type="gramEnd"/>
      <w:r w:rsidR="007176DF" w:rsidRPr="00FF22C0">
        <w:rPr>
          <w:rFonts w:ascii="Calibri" w:eastAsiaTheme="minorHAnsi" w:hAnsi="Calibri" w:cs="Calibri"/>
          <w:szCs w:val="24"/>
          <w:lang w:val="en-US"/>
        </w:rPr>
        <w:t xml:space="preserve"> evidence provided by you by reference to, or quotation from, the</w:t>
      </w:r>
      <w:r w:rsidR="007176DF">
        <w:rPr>
          <w:rFonts w:ascii="Calibri" w:eastAsiaTheme="minorHAnsi" w:hAnsi="Calibri" w:cs="Calibri"/>
          <w:szCs w:val="24"/>
          <w:lang w:val="en-US"/>
        </w:rPr>
        <w:t xml:space="preserve"> </w:t>
      </w:r>
      <w:r w:rsidR="007176DF" w:rsidRPr="00FF22C0">
        <w:rPr>
          <w:rFonts w:ascii="Calibri" w:eastAsiaTheme="minorHAnsi" w:hAnsi="Calibri" w:cs="Calibri"/>
          <w:szCs w:val="24"/>
          <w:lang w:val="en-US"/>
        </w:rPr>
        <w:t>course notes, textbooks, other course readings, or any other source you choose to use.</w:t>
      </w:r>
      <w:r w:rsidR="007176DF">
        <w:rPr>
          <w:rFonts w:ascii="Calibri" w:eastAsiaTheme="minorHAnsi" w:hAnsi="Calibri" w:cs="Calibri"/>
          <w:szCs w:val="24"/>
          <w:lang w:val="en-US"/>
        </w:rPr>
        <w:t xml:space="preserve"> </w:t>
      </w:r>
      <w:proofErr w:type="gramStart"/>
      <w:r w:rsidR="007176DF" w:rsidRPr="00FF22C0">
        <w:rPr>
          <w:rFonts w:ascii="Calibri" w:eastAsiaTheme="minorHAnsi" w:hAnsi="Calibri" w:cs="Calibri"/>
          <w:szCs w:val="24"/>
          <w:lang w:val="en-US"/>
        </w:rPr>
        <w:t>As long as</w:t>
      </w:r>
      <w:proofErr w:type="gramEnd"/>
      <w:r w:rsidR="007176DF" w:rsidRPr="00FF22C0">
        <w:rPr>
          <w:rFonts w:ascii="Calibri" w:eastAsiaTheme="minorHAnsi" w:hAnsi="Calibri" w:cs="Calibri"/>
          <w:szCs w:val="24"/>
          <w:lang w:val="en-US"/>
        </w:rPr>
        <w:t xml:space="preserve"> your </w:t>
      </w:r>
      <w:r w:rsidR="007176DF">
        <w:rPr>
          <w:rFonts w:ascii="Calibri" w:eastAsiaTheme="minorHAnsi" w:hAnsi="Calibri" w:cs="Calibri"/>
          <w:szCs w:val="24"/>
          <w:lang w:val="en-US"/>
        </w:rPr>
        <w:t>report</w:t>
      </w:r>
      <w:r w:rsidR="007176DF" w:rsidRPr="00FF22C0">
        <w:rPr>
          <w:rFonts w:ascii="Calibri" w:eastAsiaTheme="minorHAnsi" w:hAnsi="Calibri" w:cs="Calibri"/>
          <w:szCs w:val="24"/>
          <w:lang w:val="en-US"/>
        </w:rPr>
        <w:t xml:space="preserve"> give</w:t>
      </w:r>
      <w:r w:rsidR="007176DF">
        <w:rPr>
          <w:rFonts w:ascii="Calibri" w:eastAsiaTheme="minorHAnsi" w:hAnsi="Calibri" w:cs="Calibri"/>
          <w:szCs w:val="24"/>
          <w:lang w:val="en-US"/>
        </w:rPr>
        <w:t>s</w:t>
      </w:r>
      <w:r w:rsidR="007176DF" w:rsidRPr="00FF22C0">
        <w:rPr>
          <w:rFonts w:ascii="Calibri" w:eastAsiaTheme="minorHAnsi" w:hAnsi="Calibri" w:cs="Calibri"/>
          <w:szCs w:val="24"/>
          <w:lang w:val="en-US"/>
        </w:rPr>
        <w:t xml:space="preserve"> a good justification and demonstrate your reasoning</w:t>
      </w:r>
      <w:r w:rsidR="007176DF">
        <w:rPr>
          <w:rFonts w:ascii="Calibri" w:eastAsiaTheme="minorHAnsi" w:hAnsi="Calibri" w:cs="Calibri"/>
          <w:szCs w:val="24"/>
          <w:lang w:val="en-US"/>
        </w:rPr>
        <w:t xml:space="preserve"> </w:t>
      </w:r>
      <w:r w:rsidR="007176DF" w:rsidRPr="00FF22C0">
        <w:rPr>
          <w:rFonts w:ascii="Calibri" w:eastAsiaTheme="minorHAnsi" w:hAnsi="Calibri" w:cs="Calibri"/>
          <w:szCs w:val="24"/>
          <w:lang w:val="en-US"/>
        </w:rPr>
        <w:t xml:space="preserve">ability and your knowledge, you can obtain a good grade. </w:t>
      </w:r>
    </w:p>
    <w:p w14:paraId="27B2B772" w14:textId="77777777" w:rsidR="007176DF" w:rsidRPr="00FF22C0" w:rsidRDefault="007176DF" w:rsidP="007176DF">
      <w:pPr>
        <w:spacing w:line="276" w:lineRule="auto"/>
        <w:rPr>
          <w:rFonts w:ascii="Calibri" w:hAnsi="Calibri" w:cs="Calibri"/>
          <w:szCs w:val="24"/>
        </w:rPr>
      </w:pPr>
    </w:p>
    <w:p w14:paraId="0E3464B6" w14:textId="77777777" w:rsidR="007176DF" w:rsidRPr="00FF22C0" w:rsidRDefault="007176DF" w:rsidP="007176DF">
      <w:pPr>
        <w:pStyle w:val="Heading3"/>
        <w:spacing w:before="0" w:line="276" w:lineRule="auto"/>
        <w:rPr>
          <w:rFonts w:ascii="Calibri" w:hAnsi="Calibri" w:cs="Calibri"/>
        </w:rPr>
      </w:pPr>
      <w:r w:rsidRPr="00FF22C0">
        <w:rPr>
          <w:rFonts w:ascii="Calibri" w:hAnsi="Calibri" w:cs="Calibri"/>
        </w:rPr>
        <w:t>Presentation</w:t>
      </w:r>
    </w:p>
    <w:p w14:paraId="0B085ADC" w14:textId="77777777" w:rsidR="007176DF" w:rsidRPr="00FF22C0" w:rsidRDefault="007176DF" w:rsidP="007176DF">
      <w:pPr>
        <w:spacing w:line="276" w:lineRule="auto"/>
        <w:rPr>
          <w:rFonts w:ascii="Calibri" w:hAnsi="Calibri" w:cs="Calibri"/>
          <w:szCs w:val="24"/>
        </w:rPr>
      </w:pPr>
      <w:r w:rsidRPr="00FF22C0">
        <w:rPr>
          <w:rFonts w:ascii="Calibri" w:hAnsi="Calibri" w:cs="Calibri"/>
          <w:szCs w:val="24"/>
        </w:rPr>
        <w:t>Your work should be word processed in accordance with the following:</w:t>
      </w:r>
    </w:p>
    <w:p w14:paraId="5A925B00" w14:textId="63F7F489" w:rsidR="007176DF" w:rsidRPr="00FF22C0" w:rsidRDefault="007176DF" w:rsidP="007176DF">
      <w:pPr>
        <w:numPr>
          <w:ilvl w:val="0"/>
          <w:numId w:val="28"/>
        </w:numPr>
        <w:spacing w:after="0" w:line="276" w:lineRule="auto"/>
        <w:rPr>
          <w:rFonts w:ascii="Calibri" w:hAnsi="Calibri" w:cs="Calibri"/>
          <w:szCs w:val="24"/>
        </w:rPr>
      </w:pPr>
      <w:r w:rsidRPr="00FF22C0">
        <w:rPr>
          <w:rFonts w:ascii="Calibri" w:hAnsi="Calibri" w:cs="Calibri"/>
          <w:szCs w:val="24"/>
        </w:rPr>
        <w:t>Font style, Lucida Sans, font size 12</w:t>
      </w:r>
      <w:r w:rsidR="00C40A6D">
        <w:rPr>
          <w:rFonts w:ascii="Calibri" w:hAnsi="Calibri" w:cs="Calibri"/>
          <w:szCs w:val="24"/>
        </w:rPr>
        <w:t>.</w:t>
      </w:r>
      <w:r w:rsidRPr="00FF22C0">
        <w:rPr>
          <w:rFonts w:ascii="Calibri" w:hAnsi="Calibri" w:cs="Calibri"/>
          <w:szCs w:val="24"/>
        </w:rPr>
        <w:t xml:space="preserve"> </w:t>
      </w:r>
    </w:p>
    <w:p w14:paraId="3BB9E7DE" w14:textId="77777777" w:rsidR="007176DF" w:rsidRPr="00FF22C0" w:rsidRDefault="007176DF" w:rsidP="007176DF">
      <w:pPr>
        <w:numPr>
          <w:ilvl w:val="0"/>
          <w:numId w:val="28"/>
        </w:numPr>
        <w:spacing w:after="0" w:line="276" w:lineRule="auto"/>
        <w:rPr>
          <w:rFonts w:ascii="Calibri" w:hAnsi="Calibri" w:cs="Calibri"/>
          <w:szCs w:val="24"/>
        </w:rPr>
      </w:pPr>
      <w:r w:rsidRPr="00FF22C0">
        <w:rPr>
          <w:rFonts w:ascii="Calibri" w:hAnsi="Calibri" w:cs="Calibri"/>
          <w:szCs w:val="24"/>
        </w:rPr>
        <w:t>1.5 line spacing.</w:t>
      </w:r>
    </w:p>
    <w:p w14:paraId="6600F375" w14:textId="1E6AABCE" w:rsidR="007176DF" w:rsidRPr="00FF22C0" w:rsidRDefault="007176DF" w:rsidP="007176DF">
      <w:pPr>
        <w:numPr>
          <w:ilvl w:val="0"/>
          <w:numId w:val="28"/>
        </w:numPr>
        <w:spacing w:after="0" w:line="276" w:lineRule="auto"/>
        <w:rPr>
          <w:rFonts w:ascii="Calibri" w:hAnsi="Calibri" w:cs="Calibri"/>
          <w:szCs w:val="24"/>
        </w:rPr>
      </w:pPr>
      <w:r w:rsidRPr="00FF22C0">
        <w:rPr>
          <w:rFonts w:ascii="Calibri" w:hAnsi="Calibri" w:cs="Calibri"/>
          <w:szCs w:val="24"/>
        </w:rPr>
        <w:t>The page orientation should be ‘</w:t>
      </w:r>
      <w:r w:rsidR="00C40A6D" w:rsidRPr="00FF22C0">
        <w:rPr>
          <w:rFonts w:ascii="Calibri" w:hAnsi="Calibri" w:cs="Calibri"/>
          <w:szCs w:val="24"/>
        </w:rPr>
        <w:t>portrait’.</w:t>
      </w:r>
      <w:r w:rsidRPr="00FF22C0">
        <w:rPr>
          <w:rFonts w:ascii="Calibri" w:hAnsi="Calibri" w:cs="Calibri"/>
          <w:szCs w:val="24"/>
        </w:rPr>
        <w:t xml:space="preserve"> </w:t>
      </w:r>
    </w:p>
    <w:p w14:paraId="4D88B81A" w14:textId="53439D57" w:rsidR="007176DF" w:rsidRPr="00FF22C0" w:rsidRDefault="007176DF" w:rsidP="007176DF">
      <w:pPr>
        <w:numPr>
          <w:ilvl w:val="0"/>
          <w:numId w:val="28"/>
        </w:numPr>
        <w:spacing w:after="0" w:line="276" w:lineRule="auto"/>
        <w:rPr>
          <w:rFonts w:ascii="Calibri" w:hAnsi="Calibri" w:cs="Calibri"/>
          <w:szCs w:val="24"/>
        </w:rPr>
      </w:pPr>
      <w:r w:rsidRPr="00FF22C0">
        <w:rPr>
          <w:rFonts w:ascii="Calibri" w:hAnsi="Calibri" w:cs="Calibri"/>
          <w:szCs w:val="24"/>
        </w:rPr>
        <w:t>Margins on both sides of the page should be no less than 2.5 cm</w:t>
      </w:r>
      <w:r w:rsidR="00C40A6D">
        <w:rPr>
          <w:rFonts w:ascii="Calibri" w:hAnsi="Calibri" w:cs="Calibri"/>
          <w:szCs w:val="24"/>
        </w:rPr>
        <w:t>.</w:t>
      </w:r>
    </w:p>
    <w:p w14:paraId="110BAD2B" w14:textId="3354A0B7" w:rsidR="007176DF" w:rsidRPr="00FF22C0" w:rsidRDefault="007176DF" w:rsidP="007176DF">
      <w:pPr>
        <w:numPr>
          <w:ilvl w:val="0"/>
          <w:numId w:val="28"/>
        </w:numPr>
        <w:spacing w:after="0" w:line="276" w:lineRule="auto"/>
        <w:rPr>
          <w:rFonts w:ascii="Calibri" w:hAnsi="Calibri" w:cs="Calibri"/>
          <w:szCs w:val="24"/>
        </w:rPr>
      </w:pPr>
      <w:r w:rsidRPr="00FF22C0">
        <w:rPr>
          <w:rFonts w:ascii="Calibri" w:hAnsi="Calibri" w:cs="Calibri"/>
          <w:szCs w:val="24"/>
        </w:rPr>
        <w:t xml:space="preserve">Pages should be </w:t>
      </w:r>
      <w:r w:rsidR="002F5BA9" w:rsidRPr="00FF22C0">
        <w:rPr>
          <w:rFonts w:ascii="Calibri" w:hAnsi="Calibri" w:cs="Calibri"/>
          <w:szCs w:val="24"/>
        </w:rPr>
        <w:t>numbered.</w:t>
      </w:r>
    </w:p>
    <w:p w14:paraId="19CEB33D" w14:textId="77777777" w:rsidR="007176DF" w:rsidRPr="00FF22C0" w:rsidRDefault="007176DF" w:rsidP="007176DF">
      <w:pPr>
        <w:spacing w:line="276" w:lineRule="auto"/>
        <w:rPr>
          <w:rFonts w:ascii="Calibri" w:hAnsi="Calibri" w:cs="Calibri"/>
          <w:szCs w:val="24"/>
        </w:rPr>
      </w:pPr>
    </w:p>
    <w:sectPr w:rsidR="007176DF" w:rsidRPr="00FF22C0" w:rsidSect="000504AF">
      <w:footerReference w:type="default" r:id="rId8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2E564" w14:textId="77777777" w:rsidR="00924FAE" w:rsidRDefault="00924FAE" w:rsidP="00341871">
      <w:pPr>
        <w:spacing w:after="0"/>
      </w:pPr>
      <w:r>
        <w:separator/>
      </w:r>
    </w:p>
  </w:endnote>
  <w:endnote w:type="continuationSeparator" w:id="0">
    <w:p w14:paraId="159EBBBB" w14:textId="77777777" w:rsidR="00924FAE" w:rsidRDefault="00924FAE" w:rsidP="003418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MBX1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3C075" w14:textId="77777777" w:rsidR="005971A4" w:rsidRDefault="005971A4">
    <w:pPr>
      <w:pStyle w:val="Footer"/>
      <w:jc w:val="right"/>
    </w:pPr>
  </w:p>
  <w:p w14:paraId="2F4B28DD" w14:textId="77777777" w:rsidR="005971A4" w:rsidRDefault="005971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F9439" w14:textId="77777777" w:rsidR="00924FAE" w:rsidRDefault="00924FAE" w:rsidP="00341871">
      <w:pPr>
        <w:spacing w:after="0"/>
      </w:pPr>
      <w:r>
        <w:separator/>
      </w:r>
    </w:p>
  </w:footnote>
  <w:footnote w:type="continuationSeparator" w:id="0">
    <w:p w14:paraId="3F2D3C91" w14:textId="77777777" w:rsidR="00924FAE" w:rsidRDefault="00924FAE" w:rsidP="003418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127C"/>
    <w:multiLevelType w:val="hybridMultilevel"/>
    <w:tmpl w:val="89AC23CC"/>
    <w:lvl w:ilvl="0" w:tplc="52AAB5A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F5AD5"/>
    <w:multiLevelType w:val="multilevel"/>
    <w:tmpl w:val="D5D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D1DB8"/>
    <w:multiLevelType w:val="hybridMultilevel"/>
    <w:tmpl w:val="7F7C4EBA"/>
    <w:lvl w:ilvl="0" w:tplc="E8F46A10">
      <w:start w:val="1"/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7711BB5"/>
    <w:multiLevelType w:val="hybridMultilevel"/>
    <w:tmpl w:val="6D2CA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93744"/>
    <w:multiLevelType w:val="hybridMultilevel"/>
    <w:tmpl w:val="B8F2D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0414E"/>
    <w:multiLevelType w:val="multilevel"/>
    <w:tmpl w:val="3F5C36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6" w15:restartNumberingAfterBreak="0">
    <w:nsid w:val="142B5C07"/>
    <w:multiLevelType w:val="hybridMultilevel"/>
    <w:tmpl w:val="68B8E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C2C4E"/>
    <w:multiLevelType w:val="hybridMultilevel"/>
    <w:tmpl w:val="963A9292"/>
    <w:lvl w:ilvl="0" w:tplc="74765104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3D58D9"/>
    <w:multiLevelType w:val="hybridMultilevel"/>
    <w:tmpl w:val="B0DC5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61F62"/>
    <w:multiLevelType w:val="hybridMultilevel"/>
    <w:tmpl w:val="7FD80A32"/>
    <w:lvl w:ilvl="0" w:tplc="5A420A6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0639B9"/>
    <w:multiLevelType w:val="multilevel"/>
    <w:tmpl w:val="78106FE2"/>
    <w:lvl w:ilvl="0">
      <w:start w:val="1"/>
      <w:numFmt w:val="decimal"/>
      <w:pStyle w:val="Heading2"/>
      <w:lvlText w:val="%1."/>
      <w:lvlJc w:val="left"/>
      <w:pPr>
        <w:ind w:left="144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1" w15:restartNumberingAfterBreak="0">
    <w:nsid w:val="201800E9"/>
    <w:multiLevelType w:val="hybridMultilevel"/>
    <w:tmpl w:val="272A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658D3"/>
    <w:multiLevelType w:val="hybridMultilevel"/>
    <w:tmpl w:val="4F0E5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D15704"/>
    <w:multiLevelType w:val="hybridMultilevel"/>
    <w:tmpl w:val="963A929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3CF0210"/>
    <w:multiLevelType w:val="hybridMultilevel"/>
    <w:tmpl w:val="963A929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8A6F36"/>
    <w:multiLevelType w:val="hybridMultilevel"/>
    <w:tmpl w:val="7FD6B960"/>
    <w:lvl w:ilvl="0" w:tplc="52AAB5A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06535"/>
    <w:multiLevelType w:val="hybridMultilevel"/>
    <w:tmpl w:val="E05CC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CF28B3"/>
    <w:multiLevelType w:val="multilevel"/>
    <w:tmpl w:val="91806DE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b w:val="0"/>
      </w:rPr>
    </w:lvl>
  </w:abstractNum>
  <w:abstractNum w:abstractNumId="18" w15:restartNumberingAfterBreak="0">
    <w:nsid w:val="29FF65DC"/>
    <w:multiLevelType w:val="multilevel"/>
    <w:tmpl w:val="C998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C5DA2"/>
    <w:multiLevelType w:val="hybridMultilevel"/>
    <w:tmpl w:val="B2F4EC60"/>
    <w:lvl w:ilvl="0" w:tplc="52AAB5A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381799"/>
    <w:multiLevelType w:val="hybridMultilevel"/>
    <w:tmpl w:val="F9387A6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E64B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E4249C0">
      <w:start w:val="3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7AE3C8D"/>
    <w:multiLevelType w:val="multilevel"/>
    <w:tmpl w:val="5D3C3A1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1982315"/>
    <w:multiLevelType w:val="multilevel"/>
    <w:tmpl w:val="1E8E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83F02"/>
    <w:multiLevelType w:val="hybridMultilevel"/>
    <w:tmpl w:val="E1DC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53919"/>
    <w:multiLevelType w:val="hybridMultilevel"/>
    <w:tmpl w:val="963A929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6D50E76"/>
    <w:multiLevelType w:val="hybridMultilevel"/>
    <w:tmpl w:val="05E8FD9C"/>
    <w:lvl w:ilvl="0" w:tplc="A7FC1DD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0A6BD5"/>
    <w:multiLevelType w:val="hybridMultilevel"/>
    <w:tmpl w:val="510CA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F447CA"/>
    <w:multiLevelType w:val="hybridMultilevel"/>
    <w:tmpl w:val="94F62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120D57"/>
    <w:multiLevelType w:val="multilevel"/>
    <w:tmpl w:val="3F5C36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29" w15:restartNumberingAfterBreak="0">
    <w:nsid w:val="51056A87"/>
    <w:multiLevelType w:val="hybridMultilevel"/>
    <w:tmpl w:val="DA9AE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480F0E"/>
    <w:multiLevelType w:val="hybridMultilevel"/>
    <w:tmpl w:val="4FE6B12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53121A"/>
    <w:multiLevelType w:val="hybridMultilevel"/>
    <w:tmpl w:val="6736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D361C8"/>
    <w:multiLevelType w:val="hybridMultilevel"/>
    <w:tmpl w:val="FC7CEF7E"/>
    <w:lvl w:ilvl="0" w:tplc="52AAB5A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466D63"/>
    <w:multiLevelType w:val="hybridMultilevel"/>
    <w:tmpl w:val="963A929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A241C7"/>
    <w:multiLevelType w:val="hybridMultilevel"/>
    <w:tmpl w:val="54F46898"/>
    <w:lvl w:ilvl="0" w:tplc="A072C2BC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C07B1E"/>
    <w:multiLevelType w:val="hybridMultilevel"/>
    <w:tmpl w:val="0B1C8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B95D23"/>
    <w:multiLevelType w:val="multilevel"/>
    <w:tmpl w:val="391C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E2D69"/>
    <w:multiLevelType w:val="hybridMultilevel"/>
    <w:tmpl w:val="963A929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72016D"/>
    <w:multiLevelType w:val="multilevel"/>
    <w:tmpl w:val="E4D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9A6B52"/>
    <w:multiLevelType w:val="hybridMultilevel"/>
    <w:tmpl w:val="BA62D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9C432E"/>
    <w:multiLevelType w:val="hybridMultilevel"/>
    <w:tmpl w:val="0C6E4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905F79"/>
    <w:multiLevelType w:val="hybridMultilevel"/>
    <w:tmpl w:val="37564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705139"/>
    <w:multiLevelType w:val="hybridMultilevel"/>
    <w:tmpl w:val="0D54B730"/>
    <w:lvl w:ilvl="0" w:tplc="74765104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5E93E06"/>
    <w:multiLevelType w:val="multilevel"/>
    <w:tmpl w:val="91806DE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b w:val="0"/>
      </w:rPr>
    </w:lvl>
  </w:abstractNum>
  <w:abstractNum w:abstractNumId="44" w15:restartNumberingAfterBreak="0">
    <w:nsid w:val="770B4215"/>
    <w:multiLevelType w:val="hybridMultilevel"/>
    <w:tmpl w:val="4FE6B12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877F2E"/>
    <w:multiLevelType w:val="hybridMultilevel"/>
    <w:tmpl w:val="B658F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DF2F6A"/>
    <w:multiLevelType w:val="hybridMultilevel"/>
    <w:tmpl w:val="863E9B4E"/>
    <w:lvl w:ilvl="0" w:tplc="52AAB5A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8E5CD8"/>
    <w:multiLevelType w:val="hybridMultilevel"/>
    <w:tmpl w:val="1DD62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774550">
    <w:abstractNumId w:val="10"/>
  </w:num>
  <w:num w:numId="2" w16cid:durableId="1442606808">
    <w:abstractNumId w:val="1"/>
  </w:num>
  <w:num w:numId="3" w16cid:durableId="1472285003">
    <w:abstractNumId w:val="22"/>
  </w:num>
  <w:num w:numId="4" w16cid:durableId="1443720805">
    <w:abstractNumId w:val="36"/>
  </w:num>
  <w:num w:numId="5" w16cid:durableId="146476695">
    <w:abstractNumId w:val="18"/>
  </w:num>
  <w:num w:numId="6" w16cid:durableId="467862687">
    <w:abstractNumId w:val="27"/>
  </w:num>
  <w:num w:numId="7" w16cid:durableId="1012952894">
    <w:abstractNumId w:val="0"/>
  </w:num>
  <w:num w:numId="8" w16cid:durableId="805466874">
    <w:abstractNumId w:val="12"/>
  </w:num>
  <w:num w:numId="9" w16cid:durableId="246573459">
    <w:abstractNumId w:val="32"/>
  </w:num>
  <w:num w:numId="10" w16cid:durableId="929658391">
    <w:abstractNumId w:val="19"/>
  </w:num>
  <w:num w:numId="11" w16cid:durableId="934754008">
    <w:abstractNumId w:val="46"/>
  </w:num>
  <w:num w:numId="12" w16cid:durableId="94323239">
    <w:abstractNumId w:val="15"/>
  </w:num>
  <w:num w:numId="13" w16cid:durableId="715743380">
    <w:abstractNumId w:val="26"/>
  </w:num>
  <w:num w:numId="14" w16cid:durableId="2076388267">
    <w:abstractNumId w:val="11"/>
  </w:num>
  <w:num w:numId="15" w16cid:durableId="96601225">
    <w:abstractNumId w:val="6"/>
  </w:num>
  <w:num w:numId="16" w16cid:durableId="1822119159">
    <w:abstractNumId w:val="47"/>
  </w:num>
  <w:num w:numId="17" w16cid:durableId="1793668203">
    <w:abstractNumId w:val="8"/>
  </w:num>
  <w:num w:numId="18" w16cid:durableId="62996316">
    <w:abstractNumId w:val="40"/>
  </w:num>
  <w:num w:numId="19" w16cid:durableId="658921063">
    <w:abstractNumId w:val="29"/>
  </w:num>
  <w:num w:numId="20" w16cid:durableId="981271426">
    <w:abstractNumId w:val="31"/>
  </w:num>
  <w:num w:numId="21" w16cid:durableId="434054971">
    <w:abstractNumId w:val="35"/>
  </w:num>
  <w:num w:numId="22" w16cid:durableId="1446465293">
    <w:abstractNumId w:val="4"/>
  </w:num>
  <w:num w:numId="23" w16cid:durableId="1704400937">
    <w:abstractNumId w:val="39"/>
  </w:num>
  <w:num w:numId="24" w16cid:durableId="1439596273">
    <w:abstractNumId w:val="23"/>
  </w:num>
  <w:num w:numId="25" w16cid:durableId="1701206349">
    <w:abstractNumId w:val="38"/>
  </w:num>
  <w:num w:numId="26" w16cid:durableId="667946671">
    <w:abstractNumId w:val="45"/>
  </w:num>
  <w:num w:numId="27" w16cid:durableId="1939866010">
    <w:abstractNumId w:val="3"/>
  </w:num>
  <w:num w:numId="28" w16cid:durableId="835649896">
    <w:abstractNumId w:val="16"/>
  </w:num>
  <w:num w:numId="29" w16cid:durableId="599722699">
    <w:abstractNumId w:val="20"/>
  </w:num>
  <w:num w:numId="30" w16cid:durableId="813717692">
    <w:abstractNumId w:val="44"/>
  </w:num>
  <w:num w:numId="31" w16cid:durableId="2138792134">
    <w:abstractNumId w:val="30"/>
  </w:num>
  <w:num w:numId="32" w16cid:durableId="682166766">
    <w:abstractNumId w:val="41"/>
  </w:num>
  <w:num w:numId="33" w16cid:durableId="562330870">
    <w:abstractNumId w:val="28"/>
  </w:num>
  <w:num w:numId="34" w16cid:durableId="254172785">
    <w:abstractNumId w:val="25"/>
  </w:num>
  <w:num w:numId="35" w16cid:durableId="746994680">
    <w:abstractNumId w:val="34"/>
  </w:num>
  <w:num w:numId="36" w16cid:durableId="1496266256">
    <w:abstractNumId w:val="7"/>
  </w:num>
  <w:num w:numId="37" w16cid:durableId="1282567314">
    <w:abstractNumId w:val="2"/>
  </w:num>
  <w:num w:numId="38" w16cid:durableId="97919987">
    <w:abstractNumId w:val="42"/>
  </w:num>
  <w:num w:numId="39" w16cid:durableId="383988608">
    <w:abstractNumId w:val="5"/>
  </w:num>
  <w:num w:numId="40" w16cid:durableId="511995433">
    <w:abstractNumId w:val="43"/>
  </w:num>
  <w:num w:numId="41" w16cid:durableId="540436515">
    <w:abstractNumId w:val="17"/>
  </w:num>
  <w:num w:numId="42" w16cid:durableId="939340205">
    <w:abstractNumId w:val="21"/>
  </w:num>
  <w:num w:numId="43" w16cid:durableId="802773899">
    <w:abstractNumId w:val="24"/>
  </w:num>
  <w:num w:numId="44" w16cid:durableId="1494762985">
    <w:abstractNumId w:val="14"/>
  </w:num>
  <w:num w:numId="45" w16cid:durableId="1447653772">
    <w:abstractNumId w:val="37"/>
  </w:num>
  <w:num w:numId="46" w16cid:durableId="1330016479">
    <w:abstractNumId w:val="33"/>
  </w:num>
  <w:num w:numId="47" w16cid:durableId="866219634">
    <w:abstractNumId w:val="9"/>
  </w:num>
  <w:num w:numId="48" w16cid:durableId="1919943088">
    <w:abstractNumId w:val="13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rangTH-FAS">
    <w15:presenceInfo w15:providerId="None" w15:userId="TrangTH-F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14F"/>
    <w:rsid w:val="00020284"/>
    <w:rsid w:val="00025911"/>
    <w:rsid w:val="00040820"/>
    <w:rsid w:val="0004084B"/>
    <w:rsid w:val="00044D73"/>
    <w:rsid w:val="00046BA5"/>
    <w:rsid w:val="000504AF"/>
    <w:rsid w:val="000741BB"/>
    <w:rsid w:val="00081969"/>
    <w:rsid w:val="000845F8"/>
    <w:rsid w:val="000846C9"/>
    <w:rsid w:val="00084F20"/>
    <w:rsid w:val="000A0141"/>
    <w:rsid w:val="000B54B1"/>
    <w:rsid w:val="000C52E2"/>
    <w:rsid w:val="000E2782"/>
    <w:rsid w:val="000E5570"/>
    <w:rsid w:val="000E7E95"/>
    <w:rsid w:val="000F4607"/>
    <w:rsid w:val="000F63FD"/>
    <w:rsid w:val="001065F6"/>
    <w:rsid w:val="00111519"/>
    <w:rsid w:val="001122AF"/>
    <w:rsid w:val="00150C48"/>
    <w:rsid w:val="001523AA"/>
    <w:rsid w:val="0015638A"/>
    <w:rsid w:val="00163C9D"/>
    <w:rsid w:val="0016719F"/>
    <w:rsid w:val="00186BAA"/>
    <w:rsid w:val="001960C8"/>
    <w:rsid w:val="001A1D19"/>
    <w:rsid w:val="001B1E88"/>
    <w:rsid w:val="001B1FDF"/>
    <w:rsid w:val="001B4DE9"/>
    <w:rsid w:val="001B5472"/>
    <w:rsid w:val="001C3C5B"/>
    <w:rsid w:val="001E0737"/>
    <w:rsid w:val="001E1434"/>
    <w:rsid w:val="001F1F2E"/>
    <w:rsid w:val="001F77F2"/>
    <w:rsid w:val="001F7AC4"/>
    <w:rsid w:val="002007A8"/>
    <w:rsid w:val="00206423"/>
    <w:rsid w:val="0021167C"/>
    <w:rsid w:val="0021180D"/>
    <w:rsid w:val="00221089"/>
    <w:rsid w:val="0022436A"/>
    <w:rsid w:val="002310E7"/>
    <w:rsid w:val="00253699"/>
    <w:rsid w:val="0026173D"/>
    <w:rsid w:val="00267485"/>
    <w:rsid w:val="00280ACC"/>
    <w:rsid w:val="002867BD"/>
    <w:rsid w:val="00287B10"/>
    <w:rsid w:val="00292829"/>
    <w:rsid w:val="002A566F"/>
    <w:rsid w:val="002A6513"/>
    <w:rsid w:val="002A671D"/>
    <w:rsid w:val="002C0191"/>
    <w:rsid w:val="002C6342"/>
    <w:rsid w:val="002D2878"/>
    <w:rsid w:val="002D5E46"/>
    <w:rsid w:val="002F5BA9"/>
    <w:rsid w:val="0031474C"/>
    <w:rsid w:val="00316EF1"/>
    <w:rsid w:val="00330800"/>
    <w:rsid w:val="003404FF"/>
    <w:rsid w:val="00341871"/>
    <w:rsid w:val="00345F57"/>
    <w:rsid w:val="003726B0"/>
    <w:rsid w:val="00377FD2"/>
    <w:rsid w:val="00380FDA"/>
    <w:rsid w:val="0038317A"/>
    <w:rsid w:val="003900AF"/>
    <w:rsid w:val="003A0640"/>
    <w:rsid w:val="003A71A9"/>
    <w:rsid w:val="003D02B0"/>
    <w:rsid w:val="003E4D51"/>
    <w:rsid w:val="003E6226"/>
    <w:rsid w:val="003F1280"/>
    <w:rsid w:val="003F76BE"/>
    <w:rsid w:val="0041729F"/>
    <w:rsid w:val="00420AEA"/>
    <w:rsid w:val="0042672A"/>
    <w:rsid w:val="00426D14"/>
    <w:rsid w:val="00430182"/>
    <w:rsid w:val="0048653D"/>
    <w:rsid w:val="0049631E"/>
    <w:rsid w:val="004A0FC2"/>
    <w:rsid w:val="004A571E"/>
    <w:rsid w:val="004A7445"/>
    <w:rsid w:val="004C0830"/>
    <w:rsid w:val="004E4640"/>
    <w:rsid w:val="004E68D8"/>
    <w:rsid w:val="00510AF7"/>
    <w:rsid w:val="00511C97"/>
    <w:rsid w:val="00520AB8"/>
    <w:rsid w:val="005431C8"/>
    <w:rsid w:val="0055430E"/>
    <w:rsid w:val="00556FA2"/>
    <w:rsid w:val="0057197F"/>
    <w:rsid w:val="005721A9"/>
    <w:rsid w:val="005971A4"/>
    <w:rsid w:val="005A26D8"/>
    <w:rsid w:val="005B0DA3"/>
    <w:rsid w:val="005C2E74"/>
    <w:rsid w:val="005C3559"/>
    <w:rsid w:val="005C5C9E"/>
    <w:rsid w:val="005C5CDF"/>
    <w:rsid w:val="005D2EAA"/>
    <w:rsid w:val="005E11B5"/>
    <w:rsid w:val="005E3B4F"/>
    <w:rsid w:val="005E5353"/>
    <w:rsid w:val="005F531E"/>
    <w:rsid w:val="00612BCB"/>
    <w:rsid w:val="00630949"/>
    <w:rsid w:val="00633AC7"/>
    <w:rsid w:val="00636197"/>
    <w:rsid w:val="00637EBF"/>
    <w:rsid w:val="00644305"/>
    <w:rsid w:val="006461DB"/>
    <w:rsid w:val="0066614E"/>
    <w:rsid w:val="00674F7A"/>
    <w:rsid w:val="006B4C0B"/>
    <w:rsid w:val="006B5738"/>
    <w:rsid w:val="006D0BCB"/>
    <w:rsid w:val="006D584B"/>
    <w:rsid w:val="006F52F5"/>
    <w:rsid w:val="00712249"/>
    <w:rsid w:val="007176DF"/>
    <w:rsid w:val="00723EA1"/>
    <w:rsid w:val="00740AF4"/>
    <w:rsid w:val="00741EFF"/>
    <w:rsid w:val="0075614F"/>
    <w:rsid w:val="00757832"/>
    <w:rsid w:val="00777030"/>
    <w:rsid w:val="007910C1"/>
    <w:rsid w:val="007A0267"/>
    <w:rsid w:val="007A34EA"/>
    <w:rsid w:val="007A5877"/>
    <w:rsid w:val="007B5972"/>
    <w:rsid w:val="007C29A1"/>
    <w:rsid w:val="007C5709"/>
    <w:rsid w:val="007E0481"/>
    <w:rsid w:val="007E1470"/>
    <w:rsid w:val="007F362C"/>
    <w:rsid w:val="00802402"/>
    <w:rsid w:val="00802D10"/>
    <w:rsid w:val="00815E6A"/>
    <w:rsid w:val="00826DDA"/>
    <w:rsid w:val="0085240D"/>
    <w:rsid w:val="00856BC5"/>
    <w:rsid w:val="00864AF3"/>
    <w:rsid w:val="00875D95"/>
    <w:rsid w:val="008777F4"/>
    <w:rsid w:val="008D07CA"/>
    <w:rsid w:val="008D1CCF"/>
    <w:rsid w:val="008D2035"/>
    <w:rsid w:val="008E2558"/>
    <w:rsid w:val="008F3F52"/>
    <w:rsid w:val="00902902"/>
    <w:rsid w:val="00910BC4"/>
    <w:rsid w:val="00924FAE"/>
    <w:rsid w:val="00932C23"/>
    <w:rsid w:val="00952817"/>
    <w:rsid w:val="00955DD7"/>
    <w:rsid w:val="00961833"/>
    <w:rsid w:val="00967DFE"/>
    <w:rsid w:val="009741BF"/>
    <w:rsid w:val="00975A46"/>
    <w:rsid w:val="00990DD1"/>
    <w:rsid w:val="009B4ED7"/>
    <w:rsid w:val="009D0E7C"/>
    <w:rsid w:val="009D7463"/>
    <w:rsid w:val="009F0412"/>
    <w:rsid w:val="00A056C4"/>
    <w:rsid w:val="00A21FB9"/>
    <w:rsid w:val="00A24839"/>
    <w:rsid w:val="00A3013C"/>
    <w:rsid w:val="00A5198C"/>
    <w:rsid w:val="00A563A9"/>
    <w:rsid w:val="00A65798"/>
    <w:rsid w:val="00A67EAA"/>
    <w:rsid w:val="00A9598D"/>
    <w:rsid w:val="00AA0BD9"/>
    <w:rsid w:val="00AA79BF"/>
    <w:rsid w:val="00AC2268"/>
    <w:rsid w:val="00AC479F"/>
    <w:rsid w:val="00AF24D2"/>
    <w:rsid w:val="00B00928"/>
    <w:rsid w:val="00B25BE3"/>
    <w:rsid w:val="00B33352"/>
    <w:rsid w:val="00B33CAB"/>
    <w:rsid w:val="00B34221"/>
    <w:rsid w:val="00B342DB"/>
    <w:rsid w:val="00B444C7"/>
    <w:rsid w:val="00B702DA"/>
    <w:rsid w:val="00B8386F"/>
    <w:rsid w:val="00B8395A"/>
    <w:rsid w:val="00B956D4"/>
    <w:rsid w:val="00BA6338"/>
    <w:rsid w:val="00BA72A6"/>
    <w:rsid w:val="00BB2929"/>
    <w:rsid w:val="00BD4E89"/>
    <w:rsid w:val="00BE3AFB"/>
    <w:rsid w:val="00BF57C6"/>
    <w:rsid w:val="00BF7007"/>
    <w:rsid w:val="00C04B3B"/>
    <w:rsid w:val="00C1291C"/>
    <w:rsid w:val="00C23F48"/>
    <w:rsid w:val="00C309BF"/>
    <w:rsid w:val="00C37B6E"/>
    <w:rsid w:val="00C40A6D"/>
    <w:rsid w:val="00C47B59"/>
    <w:rsid w:val="00C5089D"/>
    <w:rsid w:val="00C5280D"/>
    <w:rsid w:val="00C644A9"/>
    <w:rsid w:val="00C82649"/>
    <w:rsid w:val="00C85FA2"/>
    <w:rsid w:val="00CA5072"/>
    <w:rsid w:val="00CB28BA"/>
    <w:rsid w:val="00CB528F"/>
    <w:rsid w:val="00CB6457"/>
    <w:rsid w:val="00CD445B"/>
    <w:rsid w:val="00CD4ED7"/>
    <w:rsid w:val="00CE29BE"/>
    <w:rsid w:val="00CE3C6C"/>
    <w:rsid w:val="00CF004F"/>
    <w:rsid w:val="00CF4377"/>
    <w:rsid w:val="00D02E11"/>
    <w:rsid w:val="00D277A9"/>
    <w:rsid w:val="00D30D21"/>
    <w:rsid w:val="00D465C8"/>
    <w:rsid w:val="00D53490"/>
    <w:rsid w:val="00D53C8C"/>
    <w:rsid w:val="00D55006"/>
    <w:rsid w:val="00D6050B"/>
    <w:rsid w:val="00D72E27"/>
    <w:rsid w:val="00D76D74"/>
    <w:rsid w:val="00D91784"/>
    <w:rsid w:val="00DA09FB"/>
    <w:rsid w:val="00DA7AAB"/>
    <w:rsid w:val="00DB1D07"/>
    <w:rsid w:val="00DC5195"/>
    <w:rsid w:val="00DD30C0"/>
    <w:rsid w:val="00DE5BAF"/>
    <w:rsid w:val="00DF49B8"/>
    <w:rsid w:val="00DF5CD4"/>
    <w:rsid w:val="00DF6EB3"/>
    <w:rsid w:val="00E01133"/>
    <w:rsid w:val="00E0316D"/>
    <w:rsid w:val="00E130FF"/>
    <w:rsid w:val="00E13783"/>
    <w:rsid w:val="00E17479"/>
    <w:rsid w:val="00E465AF"/>
    <w:rsid w:val="00E675AC"/>
    <w:rsid w:val="00E710CC"/>
    <w:rsid w:val="00E71742"/>
    <w:rsid w:val="00E75242"/>
    <w:rsid w:val="00EA2265"/>
    <w:rsid w:val="00EC279E"/>
    <w:rsid w:val="00EC3E5C"/>
    <w:rsid w:val="00EC5FE6"/>
    <w:rsid w:val="00EE3F48"/>
    <w:rsid w:val="00EF1B77"/>
    <w:rsid w:val="00EF3FE0"/>
    <w:rsid w:val="00EF5F3C"/>
    <w:rsid w:val="00F00BA7"/>
    <w:rsid w:val="00F03229"/>
    <w:rsid w:val="00F042DA"/>
    <w:rsid w:val="00F11B5B"/>
    <w:rsid w:val="00F23D9C"/>
    <w:rsid w:val="00F53384"/>
    <w:rsid w:val="00F554B7"/>
    <w:rsid w:val="00F5782F"/>
    <w:rsid w:val="00F6487F"/>
    <w:rsid w:val="00F70E05"/>
    <w:rsid w:val="00F7375B"/>
    <w:rsid w:val="00F74642"/>
    <w:rsid w:val="00F75D92"/>
    <w:rsid w:val="00F81121"/>
    <w:rsid w:val="00F82ED2"/>
    <w:rsid w:val="00F92CA4"/>
    <w:rsid w:val="00F93CBE"/>
    <w:rsid w:val="00F952D7"/>
    <w:rsid w:val="00F970C0"/>
    <w:rsid w:val="00FA1E30"/>
    <w:rsid w:val="00FA212D"/>
    <w:rsid w:val="00FA6647"/>
    <w:rsid w:val="00FD45CA"/>
    <w:rsid w:val="00FD641A"/>
    <w:rsid w:val="00FD717F"/>
    <w:rsid w:val="00FE15CB"/>
    <w:rsid w:val="00FF1DD9"/>
    <w:rsid w:val="00FF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1227D6"/>
  <w15:chartTrackingRefBased/>
  <w15:docId w15:val="{75DC7384-DD87-4C74-923B-19F42005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14F"/>
    <w:pPr>
      <w:spacing w:after="60" w:line="240" w:lineRule="auto"/>
      <w:jc w:val="both"/>
    </w:pPr>
    <w:rPr>
      <w:rFonts w:ascii="Times New Roman" w:eastAsia="Calibri" w:hAnsi="Times New Roman" w:cs="Times New Roman"/>
      <w:sz w:val="24"/>
      <w:lang w:val="en-GB"/>
    </w:rPr>
  </w:style>
  <w:style w:type="paragraph" w:styleId="Heading1">
    <w:name w:val="heading 1"/>
    <w:basedOn w:val="Title"/>
    <w:next w:val="Normal"/>
    <w:link w:val="Heading1Char"/>
    <w:uiPriority w:val="9"/>
    <w:qFormat/>
    <w:rsid w:val="0075614F"/>
    <w:pPr>
      <w:keepNext/>
      <w:keepLines/>
      <w:pBdr>
        <w:bottom w:val="single" w:sz="8" w:space="4" w:color="5B9BD5" w:themeColor="accent1"/>
      </w:pBdr>
      <w:spacing w:before="480" w:after="360"/>
      <w:jc w:val="left"/>
      <w:outlineLvl w:val="0"/>
    </w:pPr>
    <w:rPr>
      <w:rFonts w:ascii="Times New Roman" w:hAnsi="Times New Roman"/>
      <w:bCs/>
      <w:color w:val="323E4F" w:themeColor="text2" w:themeShade="BF"/>
      <w:spacing w:val="5"/>
      <w:sz w:val="44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5614F"/>
    <w:pPr>
      <w:numPr>
        <w:numId w:val="1"/>
      </w:numPr>
      <w:spacing w:after="0" w:line="312" w:lineRule="auto"/>
      <w:jc w:val="left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3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F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14F"/>
    <w:rPr>
      <w:rFonts w:ascii="Times New Roman" w:eastAsiaTheme="majorEastAsia" w:hAnsi="Times New Roman" w:cstheme="majorBidi"/>
      <w:bCs/>
      <w:color w:val="323E4F" w:themeColor="text2" w:themeShade="BF"/>
      <w:spacing w:val="5"/>
      <w:kern w:val="28"/>
      <w:sz w:val="44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5614F"/>
    <w:rPr>
      <w:rFonts w:ascii="Times New Roman" w:eastAsia="Calibri" w:hAnsi="Times New Roman" w:cs="Times New Roman"/>
      <w:sz w:val="26"/>
      <w:szCs w:val="26"/>
      <w:lang w:val="en-GB"/>
    </w:rPr>
  </w:style>
  <w:style w:type="paragraph" w:customStyle="1" w:styleId="Default">
    <w:name w:val="Default"/>
    <w:rsid w:val="0075614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nhideWhenUsed/>
    <w:rsid w:val="0075614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5614F"/>
    <w:rPr>
      <w:rFonts w:ascii="Times New Roman" w:eastAsia="Calibri" w:hAnsi="Times New Roman" w:cs="Times New Roman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5614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5614F"/>
    <w:rPr>
      <w:rFonts w:ascii="Times New Roman" w:eastAsia="Calibri" w:hAnsi="Times New Roman" w:cs="Times New Roman"/>
      <w:sz w:val="24"/>
      <w:lang w:val="en-GB"/>
    </w:rPr>
  </w:style>
  <w:style w:type="paragraph" w:styleId="TOC1">
    <w:name w:val="toc 1"/>
    <w:basedOn w:val="Normal"/>
    <w:next w:val="Normal"/>
    <w:autoRedefine/>
    <w:uiPriority w:val="39"/>
    <w:qFormat/>
    <w:rsid w:val="0075614F"/>
    <w:pPr>
      <w:tabs>
        <w:tab w:val="right" w:leader="dot" w:pos="8788"/>
      </w:tabs>
      <w:overflowPunct w:val="0"/>
      <w:autoSpaceDE w:val="0"/>
      <w:autoSpaceDN w:val="0"/>
      <w:adjustRightInd w:val="0"/>
      <w:spacing w:before="120" w:after="0"/>
      <w:jc w:val="left"/>
      <w:textAlignment w:val="baseline"/>
    </w:pPr>
    <w:rPr>
      <w:rFonts w:eastAsia="Times New Roman"/>
      <w:b/>
      <w:caps/>
      <w:noProof/>
      <w:sz w:val="28"/>
      <w:szCs w:val="20"/>
      <w:lang w:val="en-US"/>
    </w:rPr>
  </w:style>
  <w:style w:type="character" w:styleId="Hyperlink">
    <w:name w:val="Hyperlink"/>
    <w:basedOn w:val="DefaultParagraphFont"/>
    <w:uiPriority w:val="99"/>
    <w:rsid w:val="0075614F"/>
    <w:rPr>
      <w:color w:val="0000FF"/>
      <w:u w:val="single"/>
    </w:rPr>
  </w:style>
  <w:style w:type="paragraph" w:customStyle="1" w:styleId="Paragraph">
    <w:name w:val="Paragraph"/>
    <w:basedOn w:val="Normal"/>
    <w:rsid w:val="0075614F"/>
    <w:pPr>
      <w:overflowPunct w:val="0"/>
      <w:autoSpaceDE w:val="0"/>
      <w:autoSpaceDN w:val="0"/>
      <w:adjustRightInd w:val="0"/>
      <w:spacing w:before="120" w:after="0" w:line="264" w:lineRule="auto"/>
      <w:ind w:firstLine="357"/>
      <w:textAlignment w:val="baseline"/>
    </w:pPr>
    <w:rPr>
      <w:rFonts w:eastAsia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5614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5614F"/>
    <w:pPr>
      <w:spacing w:after="0" w:line="276" w:lineRule="auto"/>
      <w:outlineLvl w:val="9"/>
    </w:pPr>
    <w:rPr>
      <w:rFonts w:asciiTheme="majorHAnsi" w:hAnsiTheme="majorHAnsi"/>
      <w:color w:val="2E74B5" w:themeColor="accent1" w:themeShade="BF"/>
      <w:lang w:val="en-US"/>
    </w:rPr>
  </w:style>
  <w:style w:type="table" w:styleId="TableGrid">
    <w:name w:val="Table Grid"/>
    <w:basedOn w:val="TableNormal"/>
    <w:uiPriority w:val="59"/>
    <w:rsid w:val="007561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dy1">
    <w:name w:val="Body 1"/>
    <w:rsid w:val="0075614F"/>
    <w:pPr>
      <w:spacing w:after="0" w:line="240" w:lineRule="auto"/>
    </w:pPr>
    <w:rPr>
      <w:rFonts w:ascii="Helvetica" w:eastAsia="Times New Roman" w:hAnsi="Helvetica" w:cs="Times New Roman"/>
      <w:color w:val="000000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5614F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14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styleId="Strong">
    <w:name w:val="Strong"/>
    <w:basedOn w:val="DefaultParagraphFont"/>
    <w:uiPriority w:val="22"/>
    <w:qFormat/>
    <w:rsid w:val="0075614F"/>
    <w:rPr>
      <w:b/>
      <w:bCs/>
    </w:rPr>
  </w:style>
  <w:style w:type="paragraph" w:styleId="NormalWeb">
    <w:name w:val="Normal (Web)"/>
    <w:basedOn w:val="Normal"/>
    <w:uiPriority w:val="99"/>
    <w:unhideWhenUsed/>
    <w:rsid w:val="0075614F"/>
    <w:pPr>
      <w:spacing w:before="100" w:beforeAutospacing="1" w:after="100" w:afterAutospacing="1"/>
      <w:jc w:val="left"/>
    </w:pPr>
    <w:rPr>
      <w:rFonts w:eastAsia="Times New Roman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D76D74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92CA4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F63F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0F63F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F63FD"/>
  </w:style>
  <w:style w:type="character" w:customStyle="1" w:styleId="mord">
    <w:name w:val="mord"/>
    <w:basedOn w:val="DefaultParagraphFont"/>
    <w:rsid w:val="000F63FD"/>
  </w:style>
  <w:style w:type="character" w:customStyle="1" w:styleId="mrel">
    <w:name w:val="mrel"/>
    <w:basedOn w:val="DefaultParagraphFont"/>
    <w:rsid w:val="000F63FD"/>
  </w:style>
  <w:style w:type="character" w:customStyle="1" w:styleId="mbin">
    <w:name w:val="mbin"/>
    <w:basedOn w:val="DefaultParagraphFont"/>
    <w:rsid w:val="000F63FD"/>
  </w:style>
  <w:style w:type="character" w:customStyle="1" w:styleId="vlist-s">
    <w:name w:val="vlist-s"/>
    <w:basedOn w:val="DefaultParagraphFont"/>
    <w:rsid w:val="000F63FD"/>
  </w:style>
  <w:style w:type="character" w:customStyle="1" w:styleId="Heading4Char">
    <w:name w:val="Heading 4 Char"/>
    <w:basedOn w:val="DefaultParagraphFont"/>
    <w:link w:val="Heading4"/>
    <w:uiPriority w:val="9"/>
    <w:semiHidden/>
    <w:rsid w:val="00380FDA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7A0267"/>
    <w:pPr>
      <w:spacing w:after="100"/>
      <w:ind w:left="480"/>
    </w:pPr>
  </w:style>
  <w:style w:type="paragraph" w:customStyle="1" w:styleId="my-0">
    <w:name w:val="my-0"/>
    <w:basedOn w:val="Normal"/>
    <w:rsid w:val="00D6050B"/>
    <w:pPr>
      <w:spacing w:before="100" w:beforeAutospacing="1" w:after="100" w:afterAutospacing="1"/>
      <w:jc w:val="left"/>
    </w:pPr>
    <w:rPr>
      <w:rFonts w:eastAsia="Times New Roman"/>
      <w:szCs w:val="24"/>
      <w:lang w:val="en-US"/>
    </w:rPr>
  </w:style>
  <w:style w:type="character" w:customStyle="1" w:styleId="hoverbg-super">
    <w:name w:val="hover:bg-super"/>
    <w:basedOn w:val="DefaultParagraphFont"/>
    <w:rsid w:val="00D6050B"/>
  </w:style>
  <w:style w:type="character" w:customStyle="1" w:styleId="whitespace-nowrap">
    <w:name w:val="whitespace-nowrap"/>
    <w:basedOn w:val="DefaultParagraphFont"/>
    <w:rsid w:val="00D6050B"/>
  </w:style>
  <w:style w:type="character" w:styleId="PlaceholderText">
    <w:name w:val="Placeholder Text"/>
    <w:basedOn w:val="DefaultParagraphFont"/>
    <w:uiPriority w:val="99"/>
    <w:semiHidden/>
    <w:rsid w:val="002007A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AC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ACC"/>
    <w:rPr>
      <w:rFonts w:ascii="Segoe UI" w:eastAsia="Calibri" w:hAnsi="Segoe UI" w:cs="Segoe UI"/>
      <w:sz w:val="18"/>
      <w:szCs w:val="18"/>
      <w:lang w:val="en-GB"/>
    </w:rPr>
  </w:style>
  <w:style w:type="character" w:customStyle="1" w:styleId="mspace">
    <w:name w:val="mspace"/>
    <w:basedOn w:val="DefaultParagraphFont"/>
    <w:rsid w:val="00E710CC"/>
  </w:style>
  <w:style w:type="character" w:customStyle="1" w:styleId="min-w-1rem">
    <w:name w:val="min-w-[1rem]"/>
    <w:basedOn w:val="DefaultParagraphFont"/>
    <w:rsid w:val="000846C9"/>
  </w:style>
  <w:style w:type="paragraph" w:styleId="PlainText">
    <w:name w:val="Plain Text"/>
    <w:basedOn w:val="Normal"/>
    <w:link w:val="PlainTextChar"/>
    <w:rsid w:val="007176DF"/>
    <w:pPr>
      <w:spacing w:after="0"/>
      <w:jc w:val="left"/>
    </w:pPr>
    <w:rPr>
      <w:rFonts w:ascii="Courier New" w:eastAsia="Times New Roman" w:hAnsi="Courier New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7176DF"/>
    <w:rPr>
      <w:rFonts w:ascii="Courier New" w:eastAsia="Times New Roman" w:hAnsi="Courier New" w:cs="Times New Roman"/>
      <w:sz w:val="20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437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850245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497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4978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267037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78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8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0822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9169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6091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0094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66035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617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36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7095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887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11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505355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37261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136396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110563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464448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693995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579346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103788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267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59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05670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0975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940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98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99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2477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097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3079</TotalTime>
  <Pages>12</Pages>
  <Words>1280</Words>
  <Characters>7297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Dung</dc:creator>
  <cp:keywords/>
  <dc:description/>
  <cp:lastModifiedBy>Phuc</cp:lastModifiedBy>
  <cp:revision>68</cp:revision>
  <cp:lastPrinted>2025-06-13T12:53:00Z</cp:lastPrinted>
  <dcterms:created xsi:type="dcterms:W3CDTF">2025-10-19T08:13:00Z</dcterms:created>
  <dcterms:modified xsi:type="dcterms:W3CDTF">2025-10-23T11:47:00Z</dcterms:modified>
</cp:coreProperties>
</file>